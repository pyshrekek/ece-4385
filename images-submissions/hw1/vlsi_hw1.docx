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E7312" w14:textId="77777777" w:rsidR="00242060" w:rsidRDefault="00242060" w:rsidP="00242060">
      <w:pPr>
        <w:pStyle w:val="Heading1"/>
        <w:jc w:val="center"/>
      </w:pPr>
    </w:p>
    <w:p w14:paraId="7C53E048" w14:textId="77777777" w:rsidR="00242060" w:rsidRDefault="00242060" w:rsidP="00242060">
      <w:pPr>
        <w:pStyle w:val="Heading1"/>
        <w:jc w:val="center"/>
      </w:pPr>
    </w:p>
    <w:p w14:paraId="254C194A" w14:textId="77777777" w:rsidR="00242060" w:rsidRDefault="00242060" w:rsidP="00242060">
      <w:pPr>
        <w:pStyle w:val="Heading1"/>
        <w:jc w:val="center"/>
      </w:pPr>
    </w:p>
    <w:p w14:paraId="1E61BF60" w14:textId="77777777" w:rsidR="00242060" w:rsidRDefault="00242060" w:rsidP="00242060">
      <w:pPr>
        <w:pStyle w:val="Heading1"/>
        <w:jc w:val="center"/>
      </w:pPr>
    </w:p>
    <w:p w14:paraId="7E564A9B" w14:textId="77777777" w:rsidR="00242060" w:rsidRDefault="00242060" w:rsidP="00242060">
      <w:pPr>
        <w:pStyle w:val="Heading1"/>
        <w:jc w:val="center"/>
      </w:pPr>
    </w:p>
    <w:p w14:paraId="744D5F13" w14:textId="77777777" w:rsidR="00242060" w:rsidRDefault="00242060" w:rsidP="00242060">
      <w:pPr>
        <w:pStyle w:val="Heading1"/>
        <w:jc w:val="center"/>
      </w:pPr>
    </w:p>
    <w:p w14:paraId="73A86ABA" w14:textId="4822BF69" w:rsidR="00242060" w:rsidRDefault="00242060" w:rsidP="00242060">
      <w:pPr>
        <w:pStyle w:val="Heading1"/>
        <w:jc w:val="center"/>
      </w:pPr>
      <w:r>
        <w:t>Haokun (Daniel) Xu</w:t>
      </w:r>
    </w:p>
    <w:p w14:paraId="53C0C699" w14:textId="4DA1902E" w:rsidR="00242060" w:rsidRDefault="00242060" w:rsidP="00242060">
      <w:pPr>
        <w:pStyle w:val="Heading1"/>
        <w:jc w:val="center"/>
      </w:pPr>
      <w:r>
        <w:t>ECE 4385</w:t>
      </w:r>
    </w:p>
    <w:p w14:paraId="09E2D1F3" w14:textId="1D39AE2B" w:rsidR="00242060" w:rsidRDefault="00242060" w:rsidP="00242060">
      <w:pPr>
        <w:pStyle w:val="Heading1"/>
        <w:jc w:val="center"/>
      </w:pPr>
      <w:r>
        <w:t>HW 1</w:t>
      </w:r>
    </w:p>
    <w:p w14:paraId="0D60CF35" w14:textId="77777777" w:rsidR="00242060" w:rsidRDefault="0024206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8BFF068" w14:textId="7D3DBED9" w:rsidR="005B6B18" w:rsidRDefault="005B6B18" w:rsidP="005B6B18">
      <w:pPr>
        <w:rPr>
          <w:ins w:id="0" w:author="Xu, Haokun" w:date="2026-09-21T21:45:00Z" w16du:dateUtc="2026-09-22T02:45:00Z"/>
        </w:rPr>
        <w:pPrChange w:id="1" w:author="Xu, Haokun" w:date="2026-09-21T21:45:00Z" w16du:dateUtc="2026-09-22T02:45:00Z">
          <w:pPr>
            <w:pStyle w:val="Heading1"/>
            <w:jc w:val="center"/>
          </w:pPr>
        </w:pPrChange>
      </w:pPr>
      <w:ins w:id="2" w:author="Xu, Haokun" w:date="2026-09-21T21:45:00Z" w16du:dateUtc="2026-09-22T02:45:00Z">
        <w:r>
          <w:lastRenderedPageBreak/>
          <w:t xml:space="preserve">I understand some of these screenshots don’t have my name on them. I couldn’t find a way to show it on the screenshot. Sorry </w:t>
        </w:r>
        <w:r>
          <w:sym w:font="Wingdings" w:char="F04C"/>
        </w:r>
        <w:r>
          <w:t xml:space="preserve"> I have uploaded my fi</w:t>
        </w:r>
      </w:ins>
      <w:ins w:id="3" w:author="Xu, Haokun" w:date="2026-09-21T21:46:00Z" w16du:dateUtc="2026-09-22T02:46:00Z">
        <w:r>
          <w:t>les as a zip to show my work</w:t>
        </w:r>
        <w:r w:rsidR="00E3065B">
          <w:t xml:space="preserve"> (and I have commit history on github</w:t>
        </w:r>
      </w:ins>
      <w:ins w:id="4" w:author="Xu, Haokun" w:date="2026-09-21T21:52:00Z" w16du:dateUtc="2026-09-22T02:52:00Z">
        <w:r w:rsidR="00A76753">
          <w:t xml:space="preserve"> if needed</w:t>
        </w:r>
      </w:ins>
      <w:ins w:id="5" w:author="Xu, Haokun" w:date="2026-09-21T21:46:00Z" w16du:dateUtc="2026-09-22T02:46:00Z">
        <w:r w:rsidR="00E3065B">
          <w:t>)</w:t>
        </w:r>
      </w:ins>
    </w:p>
    <w:p w14:paraId="00B243DE" w14:textId="54A4FE63" w:rsidR="00746602" w:rsidRDefault="00746602" w:rsidP="00242060">
      <w:pPr>
        <w:pStyle w:val="Heading1"/>
        <w:jc w:val="center"/>
      </w:pPr>
      <w:r>
        <w:t>Inverter</w:t>
      </w:r>
    </w:p>
    <w:p w14:paraId="3895F39A" w14:textId="5A4404BD" w:rsidR="00746602" w:rsidRDefault="00746602" w:rsidP="00746602">
      <w:pPr>
        <w:jc w:val="center"/>
      </w:pPr>
      <w:r>
        <w:t>Schematic</w:t>
      </w:r>
    </w:p>
    <w:p w14:paraId="02007192" w14:textId="063A2A5F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0783D61" wp14:editId="7B7FD40C">
            <wp:extent cx="4310743" cy="7078073"/>
            <wp:effectExtent l="0" t="0" r="0" b="0"/>
            <wp:docPr id="1096109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9300" name="Picture 1096109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45" cy="711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D648" w14:textId="77777777" w:rsidR="00E77945" w:rsidRDefault="00E77945" w:rsidP="00746602">
      <w:pPr>
        <w:jc w:val="center"/>
        <w:rPr>
          <w:ins w:id="6" w:author="Xu, Haokun" w:date="2026-09-21T21:46:00Z" w16du:dateUtc="2026-09-22T02:46:00Z"/>
        </w:rPr>
      </w:pPr>
    </w:p>
    <w:p w14:paraId="4C65A286" w14:textId="0CE4AACB" w:rsidR="00746602" w:rsidRDefault="00746602" w:rsidP="00746602">
      <w:pPr>
        <w:jc w:val="center"/>
      </w:pPr>
      <w:r>
        <w:lastRenderedPageBreak/>
        <w:t>Simulation Schematic</w:t>
      </w:r>
    </w:p>
    <w:p w14:paraId="0E789BD4" w14:textId="79A66142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7EEE1D34" wp14:editId="2BD0BA97">
            <wp:extent cx="5943600" cy="4159885"/>
            <wp:effectExtent l="0" t="0" r="0" b="5715"/>
            <wp:docPr id="948169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9423" name="Picture 948169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E495" w14:textId="1B14609E" w:rsidR="00746602" w:rsidRDefault="00746602" w:rsidP="00746602">
      <w:pPr>
        <w:jc w:val="center"/>
      </w:pPr>
      <w:r>
        <w:t>Simulation Results</w:t>
      </w:r>
    </w:p>
    <w:p w14:paraId="5BB295E3" w14:textId="2A360431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754BA26A" wp14:editId="76AA2F4B">
            <wp:extent cx="5943600" cy="3229610"/>
            <wp:effectExtent l="0" t="0" r="0" b="0"/>
            <wp:docPr id="1793966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6687" name="Picture 1793966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2779" w14:textId="77777777" w:rsidR="00C0230F" w:rsidRDefault="00C0230F">
      <w:pPr>
        <w:rPr>
          <w:ins w:id="7" w:author="Xu, Haokun" w:date="2026-09-21T21:45:00Z" w16du:dateUtc="2026-09-22T02:45:00Z"/>
        </w:rPr>
      </w:pPr>
      <w:ins w:id="8" w:author="Xu, Haokun" w:date="2026-09-21T21:45:00Z" w16du:dateUtc="2026-09-22T02:45:00Z">
        <w:r>
          <w:br w:type="page"/>
        </w:r>
      </w:ins>
    </w:p>
    <w:p w14:paraId="752DE3C5" w14:textId="26325E44" w:rsidR="00746602" w:rsidRDefault="00746602" w:rsidP="00746602">
      <w:pPr>
        <w:jc w:val="center"/>
      </w:pPr>
      <w:r>
        <w:lastRenderedPageBreak/>
        <w:t>Layout</w:t>
      </w:r>
    </w:p>
    <w:p w14:paraId="0200ADD2" w14:textId="4FBF8135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0CCA45A" wp14:editId="445FA565">
            <wp:extent cx="5943600" cy="5412740"/>
            <wp:effectExtent l="0" t="0" r="0" b="0"/>
            <wp:docPr id="2045476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6042" name="Picture 20454760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00B" w14:textId="77777777" w:rsidR="00746602" w:rsidRDefault="00746602" w:rsidP="00746602">
      <w:pPr>
        <w:jc w:val="center"/>
      </w:pPr>
      <w:r>
        <w:br w:type="page"/>
      </w:r>
    </w:p>
    <w:p w14:paraId="2E8DD3BA" w14:textId="194DC0F8" w:rsidR="00746602" w:rsidRDefault="00746602" w:rsidP="00746602">
      <w:pPr>
        <w:jc w:val="center"/>
      </w:pPr>
      <w:r>
        <w:lastRenderedPageBreak/>
        <w:t>DRC</w:t>
      </w:r>
    </w:p>
    <w:p w14:paraId="39F0B8D5" w14:textId="3189189F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7382600E" wp14:editId="151F8E7E">
            <wp:extent cx="5943600" cy="3089275"/>
            <wp:effectExtent l="0" t="0" r="0" b="0"/>
            <wp:docPr id="1093798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8078" name="Picture 10937980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1162" w14:textId="23FDBB05" w:rsidR="00746602" w:rsidRDefault="00746602" w:rsidP="00746602">
      <w:pPr>
        <w:jc w:val="center"/>
      </w:pPr>
      <w:r>
        <w:t>LVS</w:t>
      </w:r>
    </w:p>
    <w:p w14:paraId="0D8C4CC9" w14:textId="35441376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FAB7674" wp14:editId="75749907">
            <wp:extent cx="5943600" cy="3027045"/>
            <wp:effectExtent l="0" t="0" r="0" b="0"/>
            <wp:docPr id="988277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7170" name="Picture 9882771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4E6" w14:textId="77777777" w:rsidR="00746602" w:rsidRDefault="00746602" w:rsidP="00746602">
      <w:pPr>
        <w:jc w:val="center"/>
      </w:pPr>
      <w:r>
        <w:br w:type="page"/>
      </w:r>
    </w:p>
    <w:p w14:paraId="40546D5A" w14:textId="68389771" w:rsidR="00746602" w:rsidRDefault="00746602" w:rsidP="00746602">
      <w:pPr>
        <w:jc w:val="center"/>
      </w:pPr>
      <w:r>
        <w:lastRenderedPageBreak/>
        <w:t>PEX</w:t>
      </w:r>
    </w:p>
    <w:p w14:paraId="368EC4F6" w14:textId="08B2861B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43CF5CA6" wp14:editId="2E28FCBD">
            <wp:extent cx="5943600" cy="2618105"/>
            <wp:effectExtent l="0" t="0" r="0" b="0"/>
            <wp:docPr id="18941761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6113" name="Picture 18941761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B6E0" w14:textId="77777777" w:rsidR="00746602" w:rsidRDefault="00746602" w:rsidP="00746602">
      <w:pPr>
        <w:jc w:val="center"/>
      </w:pPr>
    </w:p>
    <w:p w14:paraId="274C4E4B" w14:textId="6D8E40D9" w:rsidR="006F2A2B" w:rsidRDefault="00746602" w:rsidP="00746602">
      <w:pPr>
        <w:jc w:val="center"/>
      </w:pPr>
      <w:r>
        <w:t>Post-Layout Simulation</w:t>
      </w:r>
    </w:p>
    <w:p w14:paraId="5808135D" w14:textId="7CEB9F4B" w:rsidR="00746602" w:rsidRDefault="00746602" w:rsidP="00746602">
      <w:pPr>
        <w:jc w:val="center"/>
      </w:pPr>
      <w:r w:rsidRPr="00746602">
        <w:rPr>
          <w:noProof/>
        </w:rPr>
        <w:drawing>
          <wp:inline distT="0" distB="0" distL="0" distR="0" wp14:anchorId="764AEC37" wp14:editId="2BB4435A">
            <wp:extent cx="5760720" cy="3705530"/>
            <wp:effectExtent l="0" t="0" r="5080" b="3175"/>
            <wp:docPr id="3156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0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501" cy="37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E4F" w14:textId="7B24A7B1" w:rsidR="00746602" w:rsidRDefault="00746602" w:rsidP="00746602">
      <w:pPr>
        <w:jc w:val="center"/>
      </w:pPr>
      <w:r>
        <w:rPr>
          <w:noProof/>
        </w:rPr>
        <w:lastRenderedPageBreak/>
        <w:drawing>
          <wp:inline distT="0" distB="0" distL="0" distR="0" wp14:anchorId="48421A80" wp14:editId="560759BB">
            <wp:extent cx="5943600" cy="5927725"/>
            <wp:effectExtent l="0" t="0" r="0" b="3175"/>
            <wp:docPr id="2073009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09570" name="Picture 20730095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11BA" w14:textId="77777777" w:rsidR="00746602" w:rsidRDefault="00746602" w:rsidP="00746602">
      <w:pPr>
        <w:jc w:val="center"/>
      </w:pPr>
    </w:p>
    <w:p w14:paraId="241D7D12" w14:textId="77777777" w:rsidR="00746602" w:rsidRDefault="00746602" w:rsidP="00746602">
      <w:pPr>
        <w:jc w:val="center"/>
      </w:pPr>
    </w:p>
    <w:p w14:paraId="3BDFD0AD" w14:textId="77777777" w:rsidR="00746602" w:rsidRDefault="00746602" w:rsidP="00746602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A62B2C" w14:textId="0E3FAD16" w:rsidR="00746602" w:rsidRDefault="00746602" w:rsidP="00746602">
      <w:pPr>
        <w:pStyle w:val="Heading1"/>
        <w:jc w:val="center"/>
      </w:pPr>
      <w:r>
        <w:lastRenderedPageBreak/>
        <w:t>NAND</w:t>
      </w:r>
    </w:p>
    <w:p w14:paraId="26CBE228" w14:textId="77777777" w:rsidR="00746602" w:rsidRDefault="00746602" w:rsidP="00746602">
      <w:pPr>
        <w:jc w:val="center"/>
      </w:pPr>
      <w:r>
        <w:t>Schematic</w:t>
      </w:r>
    </w:p>
    <w:p w14:paraId="76AFF254" w14:textId="31AE52B7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7A813B2" wp14:editId="2935B654">
            <wp:extent cx="5943600" cy="5791835"/>
            <wp:effectExtent l="0" t="0" r="0" b="0"/>
            <wp:docPr id="17347550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5095" name="Picture 17347550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C773" w14:textId="77777777" w:rsidR="00746602" w:rsidRDefault="00746602" w:rsidP="00746602">
      <w:pPr>
        <w:jc w:val="center"/>
      </w:pPr>
      <w:r>
        <w:br w:type="page"/>
      </w:r>
    </w:p>
    <w:p w14:paraId="56F0883F" w14:textId="56F17058" w:rsidR="00746602" w:rsidRDefault="00746602" w:rsidP="00746602">
      <w:pPr>
        <w:jc w:val="center"/>
      </w:pPr>
      <w:r>
        <w:lastRenderedPageBreak/>
        <w:t>Simulation Schematic</w:t>
      </w:r>
    </w:p>
    <w:p w14:paraId="64A7C78E" w14:textId="2A42CE6A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5FF58B74" wp14:editId="33853269">
            <wp:extent cx="5943600" cy="3486785"/>
            <wp:effectExtent l="0" t="0" r="0" b="5715"/>
            <wp:docPr id="7477848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4809" name="Picture 7477848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774B" w14:textId="77777777" w:rsidR="00746602" w:rsidRDefault="00746602" w:rsidP="00746602">
      <w:pPr>
        <w:jc w:val="center"/>
      </w:pPr>
      <w:r>
        <w:t>Simulation Results</w:t>
      </w:r>
    </w:p>
    <w:p w14:paraId="67B03084" w14:textId="33738743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7218F0F9" wp14:editId="3ABF461C">
            <wp:extent cx="5943600" cy="3486785"/>
            <wp:effectExtent l="0" t="0" r="0" b="5715"/>
            <wp:docPr id="14002540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4026" name="Picture 14002540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8B81" w14:textId="77777777" w:rsidR="00746602" w:rsidRDefault="00746602" w:rsidP="00746602">
      <w:pPr>
        <w:jc w:val="center"/>
      </w:pPr>
      <w:r>
        <w:br w:type="page"/>
      </w:r>
    </w:p>
    <w:p w14:paraId="6D422199" w14:textId="66433455" w:rsidR="00746602" w:rsidRDefault="00746602" w:rsidP="00746602">
      <w:pPr>
        <w:jc w:val="center"/>
      </w:pPr>
      <w:r>
        <w:lastRenderedPageBreak/>
        <w:t>Layout</w:t>
      </w:r>
    </w:p>
    <w:p w14:paraId="1D0FEF22" w14:textId="551E247F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06AFA2D" wp14:editId="21C70E9D">
            <wp:extent cx="5943600" cy="4109085"/>
            <wp:effectExtent l="0" t="0" r="0" b="5715"/>
            <wp:docPr id="14473294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29480" name="Picture 14473294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AB45" w14:textId="77777777" w:rsidR="00746602" w:rsidRDefault="00746602" w:rsidP="00746602">
      <w:pPr>
        <w:jc w:val="center"/>
      </w:pPr>
      <w:r>
        <w:t>DRC</w:t>
      </w:r>
    </w:p>
    <w:p w14:paraId="7C982737" w14:textId="79856280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D20B633" wp14:editId="771650DC">
            <wp:extent cx="5943600" cy="3098800"/>
            <wp:effectExtent l="0" t="0" r="0" b="0"/>
            <wp:docPr id="5459801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0117" name="Picture 5459801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7AB6" w14:textId="77777777" w:rsidR="005C50E5" w:rsidRDefault="005C50E5" w:rsidP="00746602">
      <w:pPr>
        <w:jc w:val="center"/>
        <w:rPr>
          <w:ins w:id="9" w:author="Xu, Haokun" w:date="2026-09-21T21:42:00Z" w16du:dateUtc="2026-09-22T02:42:00Z"/>
        </w:rPr>
      </w:pPr>
    </w:p>
    <w:p w14:paraId="01718596" w14:textId="35D440A0" w:rsidR="005C50E5" w:rsidRDefault="005C50E5" w:rsidP="00AD6B53">
      <w:pPr>
        <w:rPr>
          <w:ins w:id="10" w:author="Xu, Haokun" w:date="2026-09-21T21:42:00Z" w16du:dateUtc="2026-09-22T02:42:00Z"/>
        </w:rPr>
        <w:pPrChange w:id="11" w:author="Xu, Haokun" w:date="2026-09-21T21:43:00Z" w16du:dateUtc="2026-09-22T02:43:00Z">
          <w:pPr>
            <w:jc w:val="center"/>
          </w:pPr>
        </w:pPrChange>
      </w:pPr>
    </w:p>
    <w:p w14:paraId="1A1896F2" w14:textId="77777777" w:rsidR="005C50E5" w:rsidRDefault="005C50E5" w:rsidP="00746602">
      <w:pPr>
        <w:jc w:val="center"/>
        <w:rPr>
          <w:ins w:id="12" w:author="Xu, Haokun" w:date="2026-09-21T21:42:00Z" w16du:dateUtc="2026-09-22T02:42:00Z"/>
        </w:rPr>
      </w:pPr>
    </w:p>
    <w:p w14:paraId="74256F2D" w14:textId="6DACD29C" w:rsidR="00746602" w:rsidRDefault="00746602" w:rsidP="00746602">
      <w:pPr>
        <w:jc w:val="center"/>
      </w:pPr>
      <w:r>
        <w:lastRenderedPageBreak/>
        <w:t>LVS</w:t>
      </w:r>
    </w:p>
    <w:p w14:paraId="5B26F779" w14:textId="6423683E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3D62F150" wp14:editId="3D7E22D4">
            <wp:extent cx="5943600" cy="3019425"/>
            <wp:effectExtent l="0" t="0" r="0" b="3175"/>
            <wp:docPr id="8994400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0005" name="Picture 8994400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CCFB" w14:textId="77777777" w:rsidR="00746602" w:rsidRDefault="00746602" w:rsidP="00746602">
      <w:pPr>
        <w:jc w:val="center"/>
      </w:pPr>
      <w:r>
        <w:t>PEX</w:t>
      </w:r>
    </w:p>
    <w:p w14:paraId="30F45B81" w14:textId="6E63F373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0B7F8621" wp14:editId="67099E99">
            <wp:extent cx="5943600" cy="2627630"/>
            <wp:effectExtent l="0" t="0" r="0" b="1270"/>
            <wp:docPr id="6615459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5989" name="Picture 661545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4AC0" w14:textId="77777777" w:rsidR="00746602" w:rsidRDefault="00746602" w:rsidP="00746602">
      <w:pPr>
        <w:jc w:val="center"/>
      </w:pPr>
      <w:r>
        <w:br w:type="page"/>
      </w:r>
    </w:p>
    <w:p w14:paraId="29671EAF" w14:textId="556B7235" w:rsidR="00746602" w:rsidRDefault="00746602" w:rsidP="00746602">
      <w:pPr>
        <w:jc w:val="center"/>
      </w:pPr>
      <w:r>
        <w:lastRenderedPageBreak/>
        <w:t>Post-Layout Simulation</w:t>
      </w:r>
    </w:p>
    <w:p w14:paraId="43B906FB" w14:textId="6B26FE70" w:rsidR="00746602" w:rsidRDefault="00746602" w:rsidP="00746602">
      <w:pPr>
        <w:jc w:val="center"/>
      </w:pPr>
      <w:r w:rsidRPr="00746602">
        <w:rPr>
          <w:noProof/>
        </w:rPr>
        <w:drawing>
          <wp:inline distT="0" distB="0" distL="0" distR="0" wp14:anchorId="51FC0872" wp14:editId="331C1663">
            <wp:extent cx="4931229" cy="3172107"/>
            <wp:effectExtent l="0" t="0" r="0" b="3175"/>
            <wp:docPr id="18931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6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0929" cy="32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C26" w14:textId="2AF20100" w:rsidR="00746602" w:rsidDel="005C50E5" w:rsidRDefault="00746602" w:rsidP="00746602">
      <w:pPr>
        <w:jc w:val="center"/>
        <w:rPr>
          <w:del w:id="13" w:author="Xu, Haokun" w:date="2026-09-21T21:42:00Z" w16du:dateUtc="2026-09-22T02:42:00Z"/>
        </w:rPr>
      </w:pPr>
      <w:r>
        <w:rPr>
          <w:noProof/>
        </w:rPr>
        <w:drawing>
          <wp:inline distT="0" distB="0" distL="0" distR="0" wp14:anchorId="211D3139" wp14:editId="1E70C698">
            <wp:extent cx="5943600" cy="5514340"/>
            <wp:effectExtent l="0" t="0" r="0" b="0"/>
            <wp:docPr id="5266719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1942" name="Picture 526671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8884" w14:textId="77777777" w:rsidR="00746602" w:rsidDel="005C50E5" w:rsidRDefault="00746602" w:rsidP="00746602">
      <w:pPr>
        <w:jc w:val="center"/>
        <w:rPr>
          <w:del w:id="14" w:author="Xu, Haokun" w:date="2026-09-21T21:42:00Z" w16du:dateUtc="2026-09-22T02:42:00Z"/>
        </w:rPr>
      </w:pPr>
    </w:p>
    <w:p w14:paraId="4997E09E" w14:textId="77777777" w:rsidR="00746602" w:rsidDel="005C50E5" w:rsidRDefault="00746602" w:rsidP="00746602">
      <w:pPr>
        <w:jc w:val="center"/>
        <w:rPr>
          <w:del w:id="15" w:author="Xu, Haokun" w:date="2026-09-21T21:42:00Z" w16du:dateUtc="2026-09-22T02:42:00Z"/>
        </w:rPr>
      </w:pPr>
    </w:p>
    <w:p w14:paraId="6A157713" w14:textId="77777777" w:rsidR="00746602" w:rsidDel="005C50E5" w:rsidRDefault="00746602" w:rsidP="00746602">
      <w:pPr>
        <w:jc w:val="center"/>
        <w:rPr>
          <w:del w:id="16" w:author="Xu, Haokun" w:date="2026-09-21T21:42:00Z" w16du:dateUtc="2026-09-22T02:42:00Z"/>
        </w:rPr>
      </w:pPr>
    </w:p>
    <w:p w14:paraId="33AA84EB" w14:textId="77777777" w:rsidR="00746602" w:rsidRDefault="00746602" w:rsidP="005C50E5">
      <w:pPr>
        <w:jc w:val="center"/>
      </w:pPr>
    </w:p>
    <w:p w14:paraId="20DA0411" w14:textId="77777777" w:rsidR="00746602" w:rsidRDefault="00746602" w:rsidP="005C50E5">
      <w:pPr>
        <w:pStyle w:val="Heading1"/>
        <w:pPrChange w:id="17" w:author="Xu, Haokun" w:date="2026-09-21T21:42:00Z" w16du:dateUtc="2026-09-22T02:42:00Z">
          <w:pPr>
            <w:pStyle w:val="Heading1"/>
            <w:jc w:val="center"/>
          </w:pPr>
        </w:pPrChange>
      </w:pPr>
    </w:p>
    <w:p w14:paraId="722A5CCF" w14:textId="77777777" w:rsidR="00746602" w:rsidDel="005C50E5" w:rsidRDefault="00746602" w:rsidP="005C50E5">
      <w:pPr>
        <w:pStyle w:val="Heading1"/>
        <w:jc w:val="center"/>
        <w:rPr>
          <w:del w:id="18" w:author="Xu, Haokun" w:date="2026-09-21T21:42:00Z" w16du:dateUtc="2026-09-22T02:42:00Z"/>
        </w:rPr>
        <w:pPrChange w:id="19" w:author="Xu, Haokun" w:date="2026-09-21T21:42:00Z" w16du:dateUtc="2026-09-22T02:42:00Z">
          <w:pPr>
            <w:jc w:val="center"/>
          </w:pPr>
        </w:pPrChange>
      </w:pPr>
      <w:del w:id="20" w:author="Xu, Haokun" w:date="2026-09-21T21:42:00Z" w16du:dateUtc="2026-09-22T02:42:00Z">
        <w:r w:rsidDel="005C50E5">
          <w:br w:type="page"/>
        </w:r>
      </w:del>
    </w:p>
    <w:p w14:paraId="0B13E093" w14:textId="66DAC7A8" w:rsidR="00746602" w:rsidRDefault="00746602" w:rsidP="005C50E5">
      <w:pPr>
        <w:pStyle w:val="Heading1"/>
        <w:jc w:val="center"/>
      </w:pPr>
      <w:r>
        <w:t>NOR</w:t>
      </w:r>
    </w:p>
    <w:p w14:paraId="22AE5399" w14:textId="77777777" w:rsidR="00746602" w:rsidRDefault="00746602" w:rsidP="00746602">
      <w:pPr>
        <w:jc w:val="center"/>
      </w:pPr>
      <w:r>
        <w:t>Schematic</w:t>
      </w:r>
    </w:p>
    <w:p w14:paraId="14C9E73B" w14:textId="2B3F9588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41585235" wp14:editId="1DC71B8F">
            <wp:extent cx="5943600" cy="7314565"/>
            <wp:effectExtent l="0" t="0" r="0" b="635"/>
            <wp:docPr id="10397379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7970" name="Picture 10397379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803B" w14:textId="77777777" w:rsidR="005C50E5" w:rsidRDefault="005C50E5" w:rsidP="00746602">
      <w:pPr>
        <w:jc w:val="center"/>
        <w:rPr>
          <w:ins w:id="21" w:author="Xu, Haokun" w:date="2026-09-21T21:42:00Z" w16du:dateUtc="2026-09-22T02:42:00Z"/>
        </w:rPr>
      </w:pPr>
    </w:p>
    <w:p w14:paraId="524A25F5" w14:textId="77777777" w:rsidR="005C50E5" w:rsidRDefault="005C50E5" w:rsidP="00746602">
      <w:pPr>
        <w:jc w:val="center"/>
        <w:rPr>
          <w:ins w:id="22" w:author="Xu, Haokun" w:date="2026-09-21T21:42:00Z" w16du:dateUtc="2026-09-22T02:42:00Z"/>
        </w:rPr>
      </w:pPr>
    </w:p>
    <w:p w14:paraId="20B88353" w14:textId="2976EC0B" w:rsidR="00746602" w:rsidRDefault="00746602" w:rsidP="00746602">
      <w:pPr>
        <w:jc w:val="center"/>
      </w:pPr>
      <w:r>
        <w:lastRenderedPageBreak/>
        <w:t>Simulation Schematic</w:t>
      </w:r>
    </w:p>
    <w:p w14:paraId="6192C62A" w14:textId="4EDD4DF6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1B04A545" wp14:editId="6372A918">
            <wp:extent cx="5943600" cy="3604260"/>
            <wp:effectExtent l="0" t="0" r="0" b="2540"/>
            <wp:docPr id="6730642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4244" name="Picture 6730642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03E" w14:textId="77777777" w:rsidR="00746602" w:rsidRDefault="00746602" w:rsidP="00746602">
      <w:pPr>
        <w:jc w:val="center"/>
      </w:pPr>
      <w:r>
        <w:t>Simulation Results</w:t>
      </w:r>
    </w:p>
    <w:p w14:paraId="7F4CA571" w14:textId="27491E39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3B192AED" wp14:editId="349F86F8">
            <wp:extent cx="5943600" cy="3236595"/>
            <wp:effectExtent l="0" t="0" r="0" b="1905"/>
            <wp:docPr id="7103709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70934" name="Picture 7103709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4EBC" w14:textId="77777777" w:rsidR="00746602" w:rsidRDefault="00746602" w:rsidP="00746602">
      <w:pPr>
        <w:jc w:val="center"/>
      </w:pPr>
      <w:r>
        <w:br w:type="page"/>
      </w:r>
    </w:p>
    <w:p w14:paraId="3A73E7F9" w14:textId="051A7E1A" w:rsidR="00746602" w:rsidRDefault="00746602" w:rsidP="00746602">
      <w:pPr>
        <w:jc w:val="center"/>
      </w:pPr>
      <w:r>
        <w:lastRenderedPageBreak/>
        <w:t>Layout</w:t>
      </w:r>
    </w:p>
    <w:p w14:paraId="0B9701F8" w14:textId="4EAFFB1B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50411240" wp14:editId="22DC4C6E">
            <wp:extent cx="5943600" cy="4628515"/>
            <wp:effectExtent l="0" t="0" r="0" b="0"/>
            <wp:docPr id="20366118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11886" name="Picture 20366118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BCC9" w14:textId="77777777" w:rsidR="005C50E5" w:rsidRDefault="00746602" w:rsidP="00746602">
      <w:pPr>
        <w:jc w:val="center"/>
        <w:rPr>
          <w:ins w:id="23" w:author="Xu, Haokun" w:date="2026-09-21T21:42:00Z" w16du:dateUtc="2026-09-22T02:42:00Z"/>
        </w:rPr>
      </w:pPr>
      <w:r>
        <w:t>DRC</w:t>
      </w:r>
    </w:p>
    <w:p w14:paraId="3B3337A6" w14:textId="115993E0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5AB629F7" wp14:editId="7E6CF27C">
            <wp:extent cx="5943600" cy="3107055"/>
            <wp:effectExtent l="0" t="0" r="0" b="4445"/>
            <wp:docPr id="19418947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4790" name="Picture 19418947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A9C1" w14:textId="77777777" w:rsidR="00746602" w:rsidRDefault="00746602" w:rsidP="00746602">
      <w:pPr>
        <w:jc w:val="center"/>
      </w:pPr>
    </w:p>
    <w:p w14:paraId="68D80570" w14:textId="77777777" w:rsidR="005C50E5" w:rsidRDefault="005C50E5" w:rsidP="00746602">
      <w:pPr>
        <w:jc w:val="center"/>
        <w:rPr>
          <w:ins w:id="24" w:author="Xu, Haokun" w:date="2026-09-21T21:42:00Z" w16du:dateUtc="2026-09-22T02:42:00Z"/>
        </w:rPr>
      </w:pPr>
    </w:p>
    <w:p w14:paraId="637F31C5" w14:textId="27CC6F56" w:rsidR="00746602" w:rsidRDefault="00746602" w:rsidP="00746602">
      <w:pPr>
        <w:jc w:val="center"/>
      </w:pPr>
      <w:r>
        <w:lastRenderedPageBreak/>
        <w:t>LVS</w:t>
      </w:r>
    </w:p>
    <w:p w14:paraId="21A5388C" w14:textId="65B6FCD9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380EF89C" wp14:editId="3A6E6C61">
            <wp:extent cx="5943600" cy="3012440"/>
            <wp:effectExtent l="0" t="0" r="0" b="0"/>
            <wp:docPr id="8260797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9704" name="Picture 82607970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11D0" w14:textId="77777777" w:rsidR="00746602" w:rsidDel="005C50E5" w:rsidRDefault="00746602" w:rsidP="005C50E5">
      <w:pPr>
        <w:jc w:val="center"/>
        <w:rPr>
          <w:del w:id="25" w:author="Xu, Haokun" w:date="2026-09-21T21:42:00Z" w16du:dateUtc="2026-09-22T02:42:00Z"/>
        </w:rPr>
        <w:pPrChange w:id="26" w:author="Xu, Haokun" w:date="2026-09-21T21:42:00Z" w16du:dateUtc="2026-09-22T02:42:00Z">
          <w:pPr>
            <w:jc w:val="center"/>
          </w:pPr>
        </w:pPrChange>
      </w:pPr>
      <w:del w:id="27" w:author="Xu, Haokun" w:date="2026-09-21T21:42:00Z" w16du:dateUtc="2026-09-22T02:42:00Z">
        <w:r w:rsidDel="005C50E5">
          <w:br w:type="page"/>
        </w:r>
      </w:del>
    </w:p>
    <w:p w14:paraId="5A770E80" w14:textId="17287A3C" w:rsidR="00746602" w:rsidRDefault="00746602" w:rsidP="005C50E5">
      <w:pPr>
        <w:jc w:val="center"/>
      </w:pPr>
      <w:r>
        <w:t>PEX</w:t>
      </w:r>
    </w:p>
    <w:p w14:paraId="247434D2" w14:textId="01E8FCF6" w:rsidR="00746602" w:rsidRDefault="00746602" w:rsidP="00746602">
      <w:pPr>
        <w:jc w:val="center"/>
      </w:pPr>
      <w:r>
        <w:rPr>
          <w:noProof/>
        </w:rPr>
        <w:drawing>
          <wp:inline distT="0" distB="0" distL="0" distR="0" wp14:anchorId="623D1F50" wp14:editId="2AE06AC6">
            <wp:extent cx="5943600" cy="2623185"/>
            <wp:effectExtent l="0" t="0" r="0" b="5715"/>
            <wp:docPr id="19125831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3126" name="Picture 19125831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D395" w14:textId="77777777" w:rsidR="005C50E5" w:rsidRDefault="005C50E5">
      <w:pPr>
        <w:rPr>
          <w:ins w:id="28" w:author="Xu, Haokun" w:date="2026-09-21T21:42:00Z" w16du:dateUtc="2026-09-22T02:42:00Z"/>
        </w:rPr>
      </w:pPr>
      <w:ins w:id="29" w:author="Xu, Haokun" w:date="2026-09-21T21:42:00Z" w16du:dateUtc="2026-09-22T02:42:00Z">
        <w:r>
          <w:br w:type="page"/>
        </w:r>
      </w:ins>
    </w:p>
    <w:p w14:paraId="191B1A7B" w14:textId="391D8E9C" w:rsidR="00746602" w:rsidRDefault="00746602" w:rsidP="00746602">
      <w:pPr>
        <w:jc w:val="center"/>
      </w:pPr>
      <w:r>
        <w:lastRenderedPageBreak/>
        <w:t>Post-Layout Simulation</w:t>
      </w:r>
    </w:p>
    <w:p w14:paraId="7661AFEF" w14:textId="640180EB" w:rsidR="00746602" w:rsidRDefault="00746602" w:rsidP="00746602">
      <w:pPr>
        <w:jc w:val="center"/>
      </w:pPr>
      <w:r w:rsidRPr="00746602">
        <w:rPr>
          <w:noProof/>
        </w:rPr>
        <w:drawing>
          <wp:inline distT="0" distB="0" distL="0" distR="0" wp14:anchorId="28BB96FB" wp14:editId="669408D5">
            <wp:extent cx="5943600" cy="3805555"/>
            <wp:effectExtent l="0" t="0" r="0" b="4445"/>
            <wp:docPr id="11938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15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3CCC" w14:textId="6319C1EA" w:rsidR="00746602" w:rsidRDefault="00746602" w:rsidP="00746602">
      <w:pPr>
        <w:jc w:val="center"/>
      </w:pPr>
      <w:r>
        <w:rPr>
          <w:noProof/>
        </w:rPr>
        <w:lastRenderedPageBreak/>
        <w:drawing>
          <wp:inline distT="0" distB="0" distL="0" distR="0" wp14:anchorId="6E310E70" wp14:editId="115A7CC3">
            <wp:extent cx="5943600" cy="5626735"/>
            <wp:effectExtent l="0" t="0" r="0" b="0"/>
            <wp:docPr id="7756762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6297" name="Picture 7756762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5A6E" w14:textId="71E16E62" w:rsidR="00746602" w:rsidRPr="00746602" w:rsidRDefault="00746602" w:rsidP="00746602">
      <w:pPr>
        <w:jc w:val="center"/>
      </w:pPr>
    </w:p>
    <w:sectPr w:rsidR="00746602" w:rsidRPr="00746602" w:rsidSect="007466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Xu, Haokun">
    <w15:presenceInfo w15:providerId="AD" w15:userId="S::haokun.xu@vanderbilt.edu::c2946b48-da57-4e72-a725-f7ae08b7dc6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149D8"/>
    <w:rsid w:val="00242060"/>
    <w:rsid w:val="002E4FF3"/>
    <w:rsid w:val="004C3D9F"/>
    <w:rsid w:val="005B6B18"/>
    <w:rsid w:val="005C50E5"/>
    <w:rsid w:val="00646FD1"/>
    <w:rsid w:val="006F2A2B"/>
    <w:rsid w:val="00746602"/>
    <w:rsid w:val="00A76753"/>
    <w:rsid w:val="00A95855"/>
    <w:rsid w:val="00AD6B53"/>
    <w:rsid w:val="00C0230F"/>
    <w:rsid w:val="00DB541D"/>
    <w:rsid w:val="00E3065B"/>
    <w:rsid w:val="00E77945"/>
    <w:rsid w:val="00F9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F9A9"/>
  <w15:chartTrackingRefBased/>
  <w15:docId w15:val="{3653D900-6E41-F947-96F5-A5F7FB82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1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C50E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95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microsoft.com/office/2011/relationships/people" Target="peop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C9EB04-C313-8E4D-A2AA-CAB257ACA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Haokun</dc:creator>
  <cp:keywords/>
  <dc:description/>
  <cp:lastModifiedBy>Xu, Haokun</cp:lastModifiedBy>
  <cp:revision>6</cp:revision>
  <cp:lastPrinted>2026-09-22T02:47:00Z</cp:lastPrinted>
  <dcterms:created xsi:type="dcterms:W3CDTF">2026-09-22T02:47:00Z</dcterms:created>
  <dcterms:modified xsi:type="dcterms:W3CDTF">2026-09-22T02:52:00Z</dcterms:modified>
</cp:coreProperties>
</file>