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AE7312" w14:textId="77777777" w:rsidR="00242060" w:rsidRDefault="00242060" w:rsidP="00242060">
      <w:pPr>
        <w:pStyle w:val="Heading1"/>
        <w:jc w:val="center"/>
      </w:pPr>
    </w:p>
    <w:p w14:paraId="7C53E048" w14:textId="77777777" w:rsidR="00242060" w:rsidRDefault="00242060" w:rsidP="00242060">
      <w:pPr>
        <w:pStyle w:val="Heading1"/>
        <w:jc w:val="center"/>
      </w:pPr>
    </w:p>
    <w:p w14:paraId="254C194A" w14:textId="77777777" w:rsidR="00242060" w:rsidRDefault="00242060" w:rsidP="00242060">
      <w:pPr>
        <w:pStyle w:val="Heading1"/>
        <w:jc w:val="center"/>
      </w:pPr>
    </w:p>
    <w:p w14:paraId="1E61BF60" w14:textId="77777777" w:rsidR="00242060" w:rsidRDefault="00242060" w:rsidP="00242060">
      <w:pPr>
        <w:pStyle w:val="Heading1"/>
        <w:jc w:val="center"/>
      </w:pPr>
    </w:p>
    <w:p w14:paraId="7E564A9B" w14:textId="77777777" w:rsidR="00242060" w:rsidRDefault="00242060" w:rsidP="00242060">
      <w:pPr>
        <w:pStyle w:val="Heading1"/>
        <w:jc w:val="center"/>
      </w:pPr>
    </w:p>
    <w:p w14:paraId="744D5F13" w14:textId="77777777" w:rsidR="00242060" w:rsidRDefault="00242060" w:rsidP="00242060">
      <w:pPr>
        <w:pStyle w:val="Heading1"/>
        <w:jc w:val="center"/>
      </w:pPr>
    </w:p>
    <w:p w14:paraId="73A86ABA" w14:textId="4822BF69" w:rsidR="00242060" w:rsidRDefault="00242060" w:rsidP="00242060">
      <w:pPr>
        <w:pStyle w:val="Heading1"/>
        <w:jc w:val="center"/>
      </w:pPr>
      <w:r>
        <w:t>Haokun (Daniel) Xu</w:t>
      </w:r>
    </w:p>
    <w:p w14:paraId="53C0C699" w14:textId="4DA1902E" w:rsidR="00242060" w:rsidRDefault="00242060" w:rsidP="00242060">
      <w:pPr>
        <w:pStyle w:val="Heading1"/>
        <w:jc w:val="center"/>
      </w:pPr>
      <w:r>
        <w:t>ECE 4385</w:t>
      </w:r>
    </w:p>
    <w:p w14:paraId="09E2D1F3" w14:textId="00F4F6DF" w:rsidR="00242060" w:rsidRDefault="00242060" w:rsidP="00242060">
      <w:pPr>
        <w:pStyle w:val="Heading1"/>
        <w:jc w:val="center"/>
      </w:pPr>
      <w:r>
        <w:t xml:space="preserve">HW </w:t>
      </w:r>
      <w:ins w:id="0" w:author="Xu, Haokun" w:date="2026-10-05T17:02:00Z" w16du:dateUtc="2026-10-05T22:02:00Z">
        <w:r w:rsidR="00502560">
          <w:t>2</w:t>
        </w:r>
      </w:ins>
      <w:del w:id="1" w:author="Xu, Haokun" w:date="2026-10-05T17:02:00Z" w16du:dateUtc="2026-10-05T22:02:00Z">
        <w:r w:rsidDel="00502560">
          <w:delText>1</w:delText>
        </w:r>
      </w:del>
    </w:p>
    <w:p w14:paraId="0D60CF35" w14:textId="77777777" w:rsidR="00242060" w:rsidDel="00502560" w:rsidRDefault="00242060">
      <w:pPr>
        <w:pStyle w:val="Heading2"/>
        <w:jc w:val="center"/>
        <w:rPr>
          <w:del w:id="2" w:author="Xu, Haokun" w:date="2026-10-05T17:03:00Z" w16du:dateUtc="2026-10-05T22:03:00Z"/>
        </w:rPr>
        <w:pPrChange w:id="3" w:author="Xu, Haokun" w:date="2026-10-05T17:07:00Z" w16du:dateUtc="2026-10-05T22:07:00Z">
          <w:pPr/>
        </w:pPrChange>
      </w:pPr>
      <w:r>
        <w:br w:type="page"/>
      </w:r>
    </w:p>
    <w:p w14:paraId="1E76314D" w14:textId="66E920D7" w:rsidR="00502560" w:rsidRDefault="00502560" w:rsidP="006239CF">
      <w:pPr>
        <w:pStyle w:val="Heading2"/>
        <w:jc w:val="center"/>
        <w:rPr>
          <w:ins w:id="4" w:author="Xu, Haokun" w:date="2026-10-05T22:28:00Z" w16du:dateUtc="2026-10-06T03:28:00Z"/>
        </w:rPr>
      </w:pPr>
      <w:ins w:id="5" w:author="Xu, Haokun" w:date="2026-10-05T17:03:00Z" w16du:dateUtc="2026-10-05T22:03:00Z">
        <w:r>
          <w:t>NAND</w:t>
        </w:r>
      </w:ins>
    </w:p>
    <w:p w14:paraId="6C4880DB" w14:textId="3EEF3BA1" w:rsidR="00E21913" w:rsidRPr="00E21913" w:rsidRDefault="00E21913">
      <w:pPr>
        <w:pStyle w:val="ListParagraph"/>
        <w:numPr>
          <w:ilvl w:val="0"/>
          <w:numId w:val="1"/>
        </w:numPr>
        <w:rPr>
          <w:ins w:id="6" w:author="Xu, Haokun" w:date="2026-10-05T17:03:00Z" w16du:dateUtc="2026-10-05T22:03:00Z"/>
        </w:rPr>
        <w:pPrChange w:id="7" w:author="Xu, Haokun" w:date="2026-10-05T22:28:00Z" w16du:dateUtc="2026-10-06T03:28:00Z">
          <w:pPr>
            <w:pStyle w:val="Heading2"/>
            <w:jc w:val="center"/>
          </w:pPr>
        </w:pPrChange>
      </w:pPr>
      <w:ins w:id="8" w:author="Xu, Haokun" w:date="2026-10-05T22:28:00Z" w16du:dateUtc="2026-10-06T03:28:00Z">
        <w:r>
          <w:t>I included NAND because Dr. Bhuva talked about including all building blocks of the layout in class today (10/5).</w:t>
        </w:r>
      </w:ins>
    </w:p>
    <w:p w14:paraId="1F6DB30B" w14:textId="78CD0E56" w:rsidR="00502560" w:rsidRDefault="00502560" w:rsidP="00502560">
      <w:pPr>
        <w:jc w:val="center"/>
        <w:rPr>
          <w:ins w:id="9" w:author="Xu, Haokun" w:date="2026-10-05T17:03:00Z" w16du:dateUtc="2026-10-05T22:03:00Z"/>
        </w:rPr>
      </w:pPr>
      <w:ins w:id="10" w:author="Xu, Haokun" w:date="2026-10-05T17:03:00Z" w16du:dateUtc="2026-10-05T22:03:00Z">
        <w:r>
          <w:t>Schematic</w:t>
        </w:r>
      </w:ins>
    </w:p>
    <w:p w14:paraId="7E8FB4EF" w14:textId="3D4FD1D4" w:rsidR="00502560" w:rsidRDefault="00E21913" w:rsidP="00502560">
      <w:pPr>
        <w:jc w:val="center"/>
        <w:rPr>
          <w:ins w:id="11" w:author="Xu, Haokun" w:date="2026-10-05T17:03:00Z" w16du:dateUtc="2026-10-05T22:03:00Z"/>
        </w:rPr>
      </w:pPr>
      <w:ins w:id="12" w:author="Xu, Haokun" w:date="2026-10-05T22:24:00Z" w16du:dateUtc="2026-10-06T03:24:00Z">
        <w:r w:rsidRPr="00E21913">
          <w:rPr>
            <w:noProof/>
          </w:rPr>
          <w:drawing>
            <wp:inline distT="0" distB="0" distL="0" distR="0" wp14:anchorId="3A3183D7" wp14:editId="070B4BC4">
              <wp:extent cx="6858000" cy="6741160"/>
              <wp:effectExtent l="0" t="0" r="0" b="2540"/>
              <wp:docPr id="73180247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31802473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6741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63FBDB7" w14:textId="77777777" w:rsidR="0068503E" w:rsidRDefault="0068503E" w:rsidP="00502560">
      <w:pPr>
        <w:jc w:val="center"/>
        <w:rPr>
          <w:ins w:id="13" w:author="Xu, Haokun" w:date="2026-10-05T22:29:00Z" w16du:dateUtc="2026-10-06T03:29:00Z"/>
        </w:rPr>
      </w:pPr>
    </w:p>
    <w:p w14:paraId="67D92654" w14:textId="77777777" w:rsidR="0068503E" w:rsidRDefault="0068503E" w:rsidP="00502560">
      <w:pPr>
        <w:jc w:val="center"/>
        <w:rPr>
          <w:ins w:id="14" w:author="Xu, Haokun" w:date="2026-10-05T22:29:00Z" w16du:dateUtc="2026-10-06T03:29:00Z"/>
        </w:rPr>
      </w:pPr>
    </w:p>
    <w:p w14:paraId="5E39C110" w14:textId="77777777" w:rsidR="0068503E" w:rsidRDefault="0068503E" w:rsidP="00502560">
      <w:pPr>
        <w:jc w:val="center"/>
        <w:rPr>
          <w:ins w:id="15" w:author="Xu, Haokun" w:date="2026-10-05T22:29:00Z" w16du:dateUtc="2026-10-06T03:29:00Z"/>
        </w:rPr>
      </w:pPr>
    </w:p>
    <w:p w14:paraId="66FB7B59" w14:textId="0A5AF370" w:rsidR="00502560" w:rsidRDefault="00502560" w:rsidP="00502560">
      <w:pPr>
        <w:jc w:val="center"/>
        <w:rPr>
          <w:ins w:id="16" w:author="Xu, Haokun" w:date="2026-10-05T17:03:00Z" w16du:dateUtc="2026-10-05T22:03:00Z"/>
        </w:rPr>
      </w:pPr>
      <w:ins w:id="17" w:author="Xu, Haokun" w:date="2026-10-05T17:03:00Z" w16du:dateUtc="2026-10-05T22:03:00Z">
        <w:r>
          <w:lastRenderedPageBreak/>
          <w:t>Symbol</w:t>
        </w:r>
      </w:ins>
      <w:ins w:id="18" w:author="Xu, Haokun" w:date="2026-10-05T22:25:00Z" w16du:dateUtc="2026-10-06T03:25:00Z">
        <w:r w:rsidR="00E21913">
          <w:t>/Simulation Setup</w:t>
        </w:r>
      </w:ins>
    </w:p>
    <w:p w14:paraId="42564AD4" w14:textId="50F668A2" w:rsidR="00502560" w:rsidRDefault="00E21913" w:rsidP="00502560">
      <w:pPr>
        <w:jc w:val="center"/>
        <w:rPr>
          <w:ins w:id="19" w:author="Xu, Haokun" w:date="2026-10-05T17:03:00Z" w16du:dateUtc="2026-10-05T22:03:00Z"/>
        </w:rPr>
      </w:pPr>
      <w:ins w:id="20" w:author="Xu, Haokun" w:date="2026-10-05T22:25:00Z" w16du:dateUtc="2026-10-06T03:25:00Z">
        <w:r w:rsidRPr="00E21913">
          <w:rPr>
            <w:noProof/>
          </w:rPr>
          <w:drawing>
            <wp:inline distT="0" distB="0" distL="0" distR="0" wp14:anchorId="1818FAE7" wp14:editId="49ACDF22">
              <wp:extent cx="6858000" cy="3901440"/>
              <wp:effectExtent l="0" t="0" r="0" b="0"/>
              <wp:docPr id="77993429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79934292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9014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2F326AD" w14:textId="3E9908CC" w:rsidR="00502560" w:rsidRDefault="00502560" w:rsidP="00502560">
      <w:pPr>
        <w:jc w:val="center"/>
        <w:rPr>
          <w:ins w:id="21" w:author="Xu, Haokun" w:date="2026-10-05T17:03:00Z" w16du:dateUtc="2026-10-05T22:03:00Z"/>
        </w:rPr>
      </w:pPr>
      <w:ins w:id="22" w:author="Xu, Haokun" w:date="2026-10-05T17:03:00Z" w16du:dateUtc="2026-10-05T22:03:00Z">
        <w:r>
          <w:t>Simulation</w:t>
        </w:r>
      </w:ins>
      <w:ins w:id="23" w:author="Xu, Haokun" w:date="2026-10-05T22:25:00Z" w16du:dateUtc="2026-10-06T03:25:00Z">
        <w:r w:rsidR="00E21913">
          <w:t xml:space="preserve"> Results</w:t>
        </w:r>
      </w:ins>
    </w:p>
    <w:p w14:paraId="26B6DD00" w14:textId="083BF8BE" w:rsidR="00502560" w:rsidRDefault="00E21913" w:rsidP="00502560">
      <w:pPr>
        <w:jc w:val="center"/>
        <w:rPr>
          <w:ins w:id="24" w:author="Xu, Haokun" w:date="2026-10-05T17:03:00Z" w16du:dateUtc="2026-10-05T22:03:00Z"/>
        </w:rPr>
      </w:pPr>
      <w:ins w:id="25" w:author="Xu, Haokun" w:date="2026-10-05T22:28:00Z" w16du:dateUtc="2026-10-06T03:28:00Z">
        <w:r w:rsidRPr="00E21913">
          <w:rPr>
            <w:noProof/>
          </w:rPr>
          <w:drawing>
            <wp:inline distT="0" distB="0" distL="0" distR="0" wp14:anchorId="7FC247F1" wp14:editId="5FE36533">
              <wp:extent cx="6858000" cy="3723005"/>
              <wp:effectExtent l="0" t="0" r="0" b="0"/>
              <wp:docPr id="190327795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3277953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723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3930AD7" w14:textId="77777777" w:rsidR="0068503E" w:rsidRDefault="0068503E">
      <w:pPr>
        <w:rPr>
          <w:ins w:id="26" w:author="Xu, Haokun" w:date="2026-10-05T22:29:00Z" w16du:dateUtc="2026-10-06T03:29:00Z"/>
        </w:rPr>
      </w:pPr>
      <w:ins w:id="27" w:author="Xu, Haokun" w:date="2026-10-05T22:29:00Z" w16du:dateUtc="2026-10-06T03:29:00Z">
        <w:r>
          <w:br w:type="page"/>
        </w:r>
      </w:ins>
    </w:p>
    <w:p w14:paraId="39B11AFB" w14:textId="55CC2422" w:rsidR="00502560" w:rsidRDefault="00502560" w:rsidP="0068503E">
      <w:pPr>
        <w:jc w:val="center"/>
        <w:rPr>
          <w:ins w:id="28" w:author="Xu, Haokun" w:date="2026-10-05T17:03:00Z" w16du:dateUtc="2026-10-05T22:03:00Z"/>
        </w:rPr>
      </w:pPr>
      <w:ins w:id="29" w:author="Xu, Haokun" w:date="2026-10-05T17:03:00Z" w16du:dateUtc="2026-10-05T22:03:00Z">
        <w:r>
          <w:lastRenderedPageBreak/>
          <w:t>Layout</w:t>
        </w:r>
      </w:ins>
    </w:p>
    <w:p w14:paraId="7098DC11" w14:textId="23112A84" w:rsidR="00502560" w:rsidRDefault="00E21913" w:rsidP="00502560">
      <w:pPr>
        <w:jc w:val="center"/>
        <w:rPr>
          <w:ins w:id="30" w:author="Xu, Haokun" w:date="2026-10-05T17:07:00Z" w16du:dateUtc="2026-10-05T22:07:00Z"/>
        </w:rPr>
      </w:pPr>
      <w:ins w:id="31" w:author="Xu, Haokun" w:date="2026-10-05T22:23:00Z" w16du:dateUtc="2026-10-06T03:23:00Z">
        <w:r w:rsidRPr="00E21913">
          <w:rPr>
            <w:noProof/>
          </w:rPr>
          <w:drawing>
            <wp:inline distT="0" distB="0" distL="0" distR="0" wp14:anchorId="6498C213" wp14:editId="6168500A">
              <wp:extent cx="6858000" cy="5031740"/>
              <wp:effectExtent l="0" t="0" r="0" b="0"/>
              <wp:docPr id="34158883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1588835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5031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649E45C" w14:textId="2119D207" w:rsidR="006239CF" w:rsidRDefault="006239CF" w:rsidP="00502560">
      <w:pPr>
        <w:jc w:val="center"/>
        <w:rPr>
          <w:ins w:id="32" w:author="Xu, Haokun" w:date="2026-10-05T17:07:00Z" w16du:dateUtc="2026-10-05T22:07:00Z"/>
        </w:rPr>
      </w:pPr>
      <w:ins w:id="33" w:author="Xu, Haokun" w:date="2026-10-05T17:07:00Z" w16du:dateUtc="2026-10-05T22:07:00Z">
        <w:r>
          <w:t>DRC</w:t>
        </w:r>
      </w:ins>
    </w:p>
    <w:p w14:paraId="12127B65" w14:textId="7156DB1E" w:rsidR="006239CF" w:rsidRDefault="00E21913" w:rsidP="00502560">
      <w:pPr>
        <w:jc w:val="center"/>
        <w:rPr>
          <w:ins w:id="34" w:author="Xu, Haokun" w:date="2026-10-05T17:07:00Z" w16du:dateUtc="2026-10-05T22:07:00Z"/>
        </w:rPr>
      </w:pPr>
      <w:ins w:id="35" w:author="Xu, Haokun" w:date="2026-10-05T22:24:00Z" w16du:dateUtc="2026-10-06T03:24:00Z">
        <w:r w:rsidRPr="00E21913">
          <w:rPr>
            <w:noProof/>
          </w:rPr>
          <w:drawing>
            <wp:inline distT="0" distB="0" distL="0" distR="0" wp14:anchorId="2C210230" wp14:editId="367C6CD3">
              <wp:extent cx="6858000" cy="3331210"/>
              <wp:effectExtent l="0" t="0" r="0" b="0"/>
              <wp:docPr id="161272423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12724230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331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0EC4CCB" w14:textId="33C7F5C6" w:rsidR="006239CF" w:rsidRDefault="006239CF" w:rsidP="00502560">
      <w:pPr>
        <w:jc w:val="center"/>
        <w:rPr>
          <w:ins w:id="36" w:author="Xu, Haokun" w:date="2026-10-05T17:03:00Z" w16du:dateUtc="2026-10-05T22:03:00Z"/>
        </w:rPr>
      </w:pPr>
      <w:ins w:id="37" w:author="Xu, Haokun" w:date="2026-10-05T17:07:00Z" w16du:dateUtc="2026-10-05T22:07:00Z">
        <w:r>
          <w:lastRenderedPageBreak/>
          <w:t>LVS</w:t>
        </w:r>
      </w:ins>
    </w:p>
    <w:p w14:paraId="24D42859" w14:textId="4D06D8A9" w:rsidR="00502560" w:rsidRDefault="00E21913" w:rsidP="00502560">
      <w:pPr>
        <w:jc w:val="center"/>
        <w:rPr>
          <w:ins w:id="38" w:author="Xu, Haokun" w:date="2026-10-05T17:03:00Z" w16du:dateUtc="2026-10-05T22:03:00Z"/>
        </w:rPr>
      </w:pPr>
      <w:ins w:id="39" w:author="Xu, Haokun" w:date="2026-10-05T22:24:00Z" w16du:dateUtc="2026-10-06T03:24:00Z">
        <w:r w:rsidRPr="00E21913">
          <w:rPr>
            <w:noProof/>
          </w:rPr>
          <w:drawing>
            <wp:inline distT="0" distB="0" distL="0" distR="0" wp14:anchorId="1AB2B652" wp14:editId="4BF29438">
              <wp:extent cx="6858000" cy="3999865"/>
              <wp:effectExtent l="0" t="0" r="0" b="635"/>
              <wp:docPr id="127883628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78836286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9998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67ACB37" w14:textId="77777777" w:rsidR="0068503E" w:rsidRDefault="0068503E">
      <w:pPr>
        <w:rPr>
          <w:ins w:id="40" w:author="Xu, Haokun" w:date="2026-10-05T22:29:00Z" w16du:dateUtc="2026-10-06T03:29:00Z"/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ins w:id="41" w:author="Xu, Haokun" w:date="2026-10-05T22:29:00Z" w16du:dateUtc="2026-10-06T03:29:00Z">
        <w:r>
          <w:br w:type="page"/>
        </w:r>
      </w:ins>
    </w:p>
    <w:p w14:paraId="78779099" w14:textId="634FC664" w:rsidR="00502560" w:rsidRDefault="00502560" w:rsidP="00502560">
      <w:pPr>
        <w:pStyle w:val="Heading2"/>
        <w:jc w:val="center"/>
        <w:rPr>
          <w:ins w:id="42" w:author="Xu, Haokun" w:date="2026-10-05T17:03:00Z" w16du:dateUtc="2026-10-05T22:03:00Z"/>
        </w:rPr>
      </w:pPr>
      <w:ins w:id="43" w:author="Xu, Haokun" w:date="2026-10-05T17:03:00Z" w16du:dateUtc="2026-10-05T22:03:00Z">
        <w:r>
          <w:lastRenderedPageBreak/>
          <w:t>Half Add</w:t>
        </w:r>
      </w:ins>
      <w:ins w:id="44" w:author="Xu, Haokun" w:date="2026-10-05T17:04:00Z" w16du:dateUtc="2026-10-05T22:04:00Z">
        <w:r>
          <w:t>er</w:t>
        </w:r>
      </w:ins>
    </w:p>
    <w:p w14:paraId="1DF32ECD" w14:textId="77777777" w:rsidR="00502560" w:rsidRDefault="00502560" w:rsidP="00502560">
      <w:pPr>
        <w:jc w:val="center"/>
        <w:rPr>
          <w:ins w:id="45" w:author="Xu, Haokun" w:date="2026-10-05T17:03:00Z" w16du:dateUtc="2026-10-05T22:03:00Z"/>
        </w:rPr>
      </w:pPr>
      <w:ins w:id="46" w:author="Xu, Haokun" w:date="2026-10-05T17:03:00Z" w16du:dateUtc="2026-10-05T22:03:00Z">
        <w:r>
          <w:t>Schematic</w:t>
        </w:r>
      </w:ins>
    </w:p>
    <w:p w14:paraId="155733A2" w14:textId="21E83450" w:rsidR="00502560" w:rsidRDefault="00E21913" w:rsidP="00502560">
      <w:pPr>
        <w:jc w:val="center"/>
        <w:rPr>
          <w:ins w:id="47" w:author="Xu, Haokun" w:date="2026-10-05T17:03:00Z" w16du:dateUtc="2026-10-05T22:03:00Z"/>
        </w:rPr>
      </w:pPr>
      <w:ins w:id="48" w:author="Xu, Haokun" w:date="2026-10-05T22:20:00Z" w16du:dateUtc="2026-10-06T03:20:00Z">
        <w:r>
          <w:rPr>
            <w:noProof/>
          </w:rPr>
          <w:drawing>
            <wp:inline distT="0" distB="0" distL="0" distR="0" wp14:anchorId="642BB19C" wp14:editId="1AF697A2">
              <wp:extent cx="6858000" cy="4264025"/>
              <wp:effectExtent l="0" t="0" r="0" b="3175"/>
              <wp:docPr id="34309411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3094112" name="Picture 343094112"/>
                      <pic:cNvPicPr/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4264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D649A6E" w14:textId="6C7939DD" w:rsidR="00502560" w:rsidRDefault="00502560" w:rsidP="00502560">
      <w:pPr>
        <w:jc w:val="center"/>
        <w:rPr>
          <w:ins w:id="49" w:author="Xu, Haokun" w:date="2026-10-05T17:03:00Z" w16du:dateUtc="2026-10-05T22:03:00Z"/>
        </w:rPr>
      </w:pPr>
      <w:ins w:id="50" w:author="Xu, Haokun" w:date="2026-10-05T17:03:00Z" w16du:dateUtc="2026-10-05T22:03:00Z">
        <w:r>
          <w:t>Symbol</w:t>
        </w:r>
      </w:ins>
      <w:ins w:id="51" w:author="Xu, Haokun" w:date="2026-10-05T22:20:00Z" w16du:dateUtc="2026-10-06T03:20:00Z">
        <w:r w:rsidR="00E21913">
          <w:t>/Simulation S</w:t>
        </w:r>
      </w:ins>
      <w:ins w:id="52" w:author="Xu, Haokun" w:date="2026-10-05T22:21:00Z" w16du:dateUtc="2026-10-06T03:21:00Z">
        <w:r w:rsidR="00E21913">
          <w:t>etup</w:t>
        </w:r>
      </w:ins>
    </w:p>
    <w:p w14:paraId="278539DD" w14:textId="1A1536DD" w:rsidR="00502560" w:rsidRDefault="00E21913" w:rsidP="00502560">
      <w:pPr>
        <w:jc w:val="center"/>
        <w:rPr>
          <w:ins w:id="53" w:author="Xu, Haokun" w:date="2026-10-05T17:03:00Z" w16du:dateUtc="2026-10-05T22:03:00Z"/>
        </w:rPr>
      </w:pPr>
      <w:ins w:id="54" w:author="Xu, Haokun" w:date="2026-10-05T22:20:00Z" w16du:dateUtc="2026-10-06T03:20:00Z">
        <w:r>
          <w:rPr>
            <w:noProof/>
          </w:rPr>
          <w:drawing>
            <wp:inline distT="0" distB="0" distL="0" distR="0" wp14:anchorId="3AE66CD7" wp14:editId="477CD4A5">
              <wp:extent cx="6858000" cy="2959735"/>
              <wp:effectExtent l="0" t="0" r="0" b="0"/>
              <wp:docPr id="154049328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40493286" name="Picture 1540493286"/>
                      <pic:cNvPicPr/>
                    </pic:nvPicPr>
                    <pic:blipFill>
                      <a:blip r:embed="rId1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29597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9105AE5" w14:textId="77777777" w:rsidR="0068503E" w:rsidRDefault="0068503E">
      <w:pPr>
        <w:rPr>
          <w:ins w:id="55" w:author="Xu, Haokun" w:date="2026-10-05T22:29:00Z" w16du:dateUtc="2026-10-06T03:29:00Z"/>
        </w:rPr>
      </w:pPr>
      <w:ins w:id="56" w:author="Xu, Haokun" w:date="2026-10-05T22:29:00Z" w16du:dateUtc="2026-10-06T03:29:00Z">
        <w:r>
          <w:br w:type="page"/>
        </w:r>
      </w:ins>
    </w:p>
    <w:p w14:paraId="3D09AD33" w14:textId="7F34D65B" w:rsidR="00502560" w:rsidRDefault="00502560" w:rsidP="00502560">
      <w:pPr>
        <w:jc w:val="center"/>
        <w:rPr>
          <w:ins w:id="57" w:author="Xu, Haokun" w:date="2026-10-05T17:03:00Z" w16du:dateUtc="2026-10-05T22:03:00Z"/>
        </w:rPr>
      </w:pPr>
      <w:ins w:id="58" w:author="Xu, Haokun" w:date="2026-10-05T17:03:00Z" w16du:dateUtc="2026-10-05T22:03:00Z">
        <w:r>
          <w:lastRenderedPageBreak/>
          <w:t>Simulation</w:t>
        </w:r>
      </w:ins>
      <w:ins w:id="59" w:author="Xu, Haokun" w:date="2026-10-05T22:21:00Z" w16du:dateUtc="2026-10-06T03:21:00Z">
        <w:r w:rsidR="00E21913">
          <w:t xml:space="preserve"> Results</w:t>
        </w:r>
      </w:ins>
    </w:p>
    <w:p w14:paraId="3746562B" w14:textId="501E0569" w:rsidR="00502560" w:rsidRDefault="000C1140" w:rsidP="00502560">
      <w:pPr>
        <w:jc w:val="center"/>
        <w:rPr>
          <w:ins w:id="60" w:author="Xu, Haokun" w:date="2026-10-05T17:03:00Z" w16du:dateUtc="2026-10-05T22:03:00Z"/>
        </w:rPr>
      </w:pPr>
      <w:ins w:id="61" w:author="Xu, Haokun" w:date="2026-10-05T23:07:00Z" w16du:dateUtc="2026-10-06T04:07:00Z">
        <w:r>
          <w:rPr>
            <w:noProof/>
          </w:rPr>
          <w:drawing>
            <wp:inline distT="0" distB="0" distL="0" distR="0" wp14:anchorId="2AC27B11" wp14:editId="1E449109">
              <wp:extent cx="6858000" cy="3690620"/>
              <wp:effectExtent l="0" t="0" r="0" b="5080"/>
              <wp:docPr id="1381218913" name="Picture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81218913" name="Picture 1381218913"/>
                      <pic:cNvPicPr/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6906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06484E4" w14:textId="77777777" w:rsidR="00502560" w:rsidRDefault="00502560" w:rsidP="00502560">
      <w:pPr>
        <w:jc w:val="center"/>
        <w:rPr>
          <w:ins w:id="62" w:author="Xu, Haokun" w:date="2026-10-05T17:07:00Z" w16du:dateUtc="2026-10-05T22:07:00Z"/>
        </w:rPr>
      </w:pPr>
      <w:ins w:id="63" w:author="Xu, Haokun" w:date="2026-10-05T17:03:00Z" w16du:dateUtc="2026-10-05T22:03:00Z">
        <w:r>
          <w:t>Layout</w:t>
        </w:r>
      </w:ins>
    </w:p>
    <w:p w14:paraId="571A49EC" w14:textId="7AD0EB44" w:rsidR="006239CF" w:rsidRDefault="00E21913" w:rsidP="00502560">
      <w:pPr>
        <w:jc w:val="center"/>
        <w:rPr>
          <w:ins w:id="64" w:author="Xu, Haokun" w:date="2026-10-05T17:07:00Z" w16du:dateUtc="2026-10-05T22:07:00Z"/>
        </w:rPr>
      </w:pPr>
      <w:ins w:id="65" w:author="Xu, Haokun" w:date="2026-10-05T22:21:00Z" w16du:dateUtc="2026-10-06T03:21:00Z">
        <w:r>
          <w:rPr>
            <w:noProof/>
          </w:rPr>
          <w:drawing>
            <wp:inline distT="0" distB="0" distL="0" distR="0" wp14:anchorId="3BDE90F4" wp14:editId="5B3513C7">
              <wp:extent cx="6858000" cy="1217295"/>
              <wp:effectExtent l="0" t="0" r="0" b="1905"/>
              <wp:docPr id="633974411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33974411" name="Picture 633974411"/>
                      <pic:cNvPicPr/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12172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46239DA" w14:textId="77777777" w:rsidR="0068503E" w:rsidRDefault="0068503E">
      <w:pPr>
        <w:rPr>
          <w:ins w:id="66" w:author="Xu, Haokun" w:date="2026-10-05T22:29:00Z" w16du:dateUtc="2026-10-06T03:29:00Z"/>
        </w:rPr>
      </w:pPr>
      <w:ins w:id="67" w:author="Xu, Haokun" w:date="2026-10-05T22:29:00Z" w16du:dateUtc="2026-10-06T03:29:00Z">
        <w:r>
          <w:br w:type="page"/>
        </w:r>
      </w:ins>
    </w:p>
    <w:p w14:paraId="6978411F" w14:textId="53057B91" w:rsidR="006239CF" w:rsidRDefault="006239CF" w:rsidP="00502560">
      <w:pPr>
        <w:jc w:val="center"/>
        <w:rPr>
          <w:ins w:id="68" w:author="Xu, Haokun" w:date="2026-10-05T17:07:00Z" w16du:dateUtc="2026-10-05T22:07:00Z"/>
        </w:rPr>
      </w:pPr>
      <w:ins w:id="69" w:author="Xu, Haokun" w:date="2026-10-05T17:07:00Z" w16du:dateUtc="2026-10-05T22:07:00Z">
        <w:r>
          <w:lastRenderedPageBreak/>
          <w:t>DRC</w:t>
        </w:r>
      </w:ins>
    </w:p>
    <w:p w14:paraId="77FD4C69" w14:textId="1DB663E6" w:rsidR="006239CF" w:rsidRDefault="00E21913" w:rsidP="00502560">
      <w:pPr>
        <w:jc w:val="center"/>
        <w:rPr>
          <w:ins w:id="70" w:author="Xu, Haokun" w:date="2026-10-05T17:07:00Z" w16du:dateUtc="2026-10-05T22:07:00Z"/>
        </w:rPr>
      </w:pPr>
      <w:ins w:id="71" w:author="Xu, Haokun" w:date="2026-10-05T22:21:00Z" w16du:dateUtc="2026-10-06T03:21:00Z">
        <w:r>
          <w:rPr>
            <w:noProof/>
          </w:rPr>
          <w:drawing>
            <wp:inline distT="0" distB="0" distL="0" distR="0" wp14:anchorId="79233343" wp14:editId="0F0013CE">
              <wp:extent cx="6858000" cy="3519805"/>
              <wp:effectExtent l="0" t="0" r="0" b="0"/>
              <wp:docPr id="88953579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953579" name="Picture 88953579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5198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63FDDAC" w14:textId="5B6534B5" w:rsidR="006239CF" w:rsidRDefault="006239CF" w:rsidP="00502560">
      <w:pPr>
        <w:jc w:val="center"/>
        <w:rPr>
          <w:ins w:id="72" w:author="Xu, Haokun" w:date="2026-10-05T17:07:00Z" w16du:dateUtc="2026-10-05T22:07:00Z"/>
        </w:rPr>
      </w:pPr>
      <w:ins w:id="73" w:author="Xu, Haokun" w:date="2026-10-05T17:07:00Z" w16du:dateUtc="2026-10-05T22:07:00Z">
        <w:r>
          <w:t>LVS</w:t>
        </w:r>
      </w:ins>
    </w:p>
    <w:p w14:paraId="51ACFD99" w14:textId="5B23F218" w:rsidR="006239CF" w:rsidRDefault="00E21913" w:rsidP="00502560">
      <w:pPr>
        <w:jc w:val="center"/>
        <w:rPr>
          <w:ins w:id="74" w:author="Xu, Haokun" w:date="2026-10-05T17:03:00Z" w16du:dateUtc="2026-10-05T22:03:00Z"/>
        </w:rPr>
      </w:pPr>
      <w:ins w:id="75" w:author="Xu, Haokun" w:date="2026-10-05T22:21:00Z" w16du:dateUtc="2026-10-06T03:21:00Z">
        <w:r>
          <w:rPr>
            <w:noProof/>
          </w:rPr>
          <w:drawing>
            <wp:inline distT="0" distB="0" distL="0" distR="0" wp14:anchorId="0D0B6062" wp14:editId="48A22206">
              <wp:extent cx="6858000" cy="3952875"/>
              <wp:effectExtent l="0" t="0" r="0" b="0"/>
              <wp:docPr id="1030934368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30934368" name="Picture 1030934368"/>
                      <pic:cNvPicPr/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952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E878B75" w14:textId="77777777" w:rsidR="0068503E" w:rsidRDefault="0068503E">
      <w:pPr>
        <w:rPr>
          <w:ins w:id="76" w:author="Xu, Haokun" w:date="2026-10-05T22:29:00Z" w16du:dateUtc="2026-10-06T03:29:00Z"/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ins w:id="77" w:author="Xu, Haokun" w:date="2026-10-05T22:29:00Z" w16du:dateUtc="2026-10-06T03:29:00Z">
        <w:r>
          <w:br w:type="page"/>
        </w:r>
      </w:ins>
    </w:p>
    <w:p w14:paraId="6C0B3283" w14:textId="68271618" w:rsidR="00502560" w:rsidRDefault="00502560" w:rsidP="00502560">
      <w:pPr>
        <w:pStyle w:val="Heading2"/>
        <w:jc w:val="center"/>
        <w:rPr>
          <w:ins w:id="78" w:author="Xu, Haokun" w:date="2026-10-05T17:03:00Z" w16du:dateUtc="2026-10-05T22:03:00Z"/>
        </w:rPr>
      </w:pPr>
      <w:ins w:id="79" w:author="Xu, Haokun" w:date="2026-10-05T17:04:00Z" w16du:dateUtc="2026-10-05T22:04:00Z">
        <w:r>
          <w:lastRenderedPageBreak/>
          <w:t>Full Adder</w:t>
        </w:r>
      </w:ins>
    </w:p>
    <w:p w14:paraId="049DABB0" w14:textId="77777777" w:rsidR="00502560" w:rsidRDefault="00502560" w:rsidP="00502560">
      <w:pPr>
        <w:jc w:val="center"/>
        <w:rPr>
          <w:ins w:id="80" w:author="Xu, Haokun" w:date="2026-10-05T17:03:00Z" w16du:dateUtc="2026-10-05T22:03:00Z"/>
        </w:rPr>
      </w:pPr>
      <w:ins w:id="81" w:author="Xu, Haokun" w:date="2026-10-05T17:03:00Z" w16du:dateUtc="2026-10-05T22:03:00Z">
        <w:r>
          <w:t>Schematic</w:t>
        </w:r>
      </w:ins>
    </w:p>
    <w:p w14:paraId="2FD043CC" w14:textId="50150240" w:rsidR="00502560" w:rsidRDefault="00E21913" w:rsidP="00502560">
      <w:pPr>
        <w:jc w:val="center"/>
        <w:rPr>
          <w:ins w:id="82" w:author="Xu, Haokun" w:date="2026-10-05T17:03:00Z" w16du:dateUtc="2026-10-05T22:03:00Z"/>
        </w:rPr>
      </w:pPr>
      <w:ins w:id="83" w:author="Xu, Haokun" w:date="2026-10-05T22:21:00Z" w16du:dateUtc="2026-10-06T03:21:00Z">
        <w:r>
          <w:rPr>
            <w:noProof/>
          </w:rPr>
          <w:drawing>
            <wp:inline distT="0" distB="0" distL="0" distR="0" wp14:anchorId="51043069" wp14:editId="7CB8DE4C">
              <wp:extent cx="6858000" cy="4457700"/>
              <wp:effectExtent l="0" t="0" r="0" b="0"/>
              <wp:docPr id="690468370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0468370" name="Picture 690468370"/>
                      <pic:cNvPicPr/>
                    </pic:nvPicPr>
                    <pic:blipFill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4457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1DDC566" w14:textId="77777777" w:rsidR="00E21913" w:rsidRDefault="00E21913" w:rsidP="00E21913">
      <w:pPr>
        <w:jc w:val="center"/>
        <w:rPr>
          <w:ins w:id="84" w:author="Xu, Haokun" w:date="2026-10-05T22:21:00Z" w16du:dateUtc="2026-10-06T03:21:00Z"/>
        </w:rPr>
      </w:pPr>
      <w:ins w:id="85" w:author="Xu, Haokun" w:date="2026-10-05T22:21:00Z" w16du:dateUtc="2026-10-06T03:21:00Z">
        <w:r>
          <w:t>Symbol/Simulation Setup</w:t>
        </w:r>
      </w:ins>
    </w:p>
    <w:p w14:paraId="346A5ABC" w14:textId="3D7C8E94" w:rsidR="00502560" w:rsidRDefault="00E21913" w:rsidP="00502560">
      <w:pPr>
        <w:jc w:val="center"/>
        <w:rPr>
          <w:ins w:id="86" w:author="Xu, Haokun" w:date="2026-10-05T17:03:00Z" w16du:dateUtc="2026-10-05T22:03:00Z"/>
        </w:rPr>
      </w:pPr>
      <w:ins w:id="87" w:author="Xu, Haokun" w:date="2026-10-05T22:21:00Z" w16du:dateUtc="2026-10-06T03:21:00Z">
        <w:r>
          <w:rPr>
            <w:noProof/>
          </w:rPr>
          <w:drawing>
            <wp:inline distT="0" distB="0" distL="0" distR="0" wp14:anchorId="6E7695BC" wp14:editId="64D5E4D6">
              <wp:extent cx="6858000" cy="2640965"/>
              <wp:effectExtent l="0" t="0" r="0" b="635"/>
              <wp:docPr id="572235853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2235853" name="Picture 572235853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26409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72D063E" w14:textId="77777777" w:rsidR="0068503E" w:rsidRDefault="0068503E">
      <w:pPr>
        <w:rPr>
          <w:ins w:id="88" w:author="Xu, Haokun" w:date="2026-10-05T22:29:00Z" w16du:dateUtc="2026-10-06T03:29:00Z"/>
        </w:rPr>
      </w:pPr>
      <w:ins w:id="89" w:author="Xu, Haokun" w:date="2026-10-05T22:29:00Z" w16du:dateUtc="2026-10-06T03:29:00Z">
        <w:r>
          <w:br w:type="page"/>
        </w:r>
      </w:ins>
    </w:p>
    <w:p w14:paraId="6F27B6B6" w14:textId="78AB1AB8" w:rsidR="00502560" w:rsidRDefault="00502560" w:rsidP="00502560">
      <w:pPr>
        <w:jc w:val="center"/>
        <w:rPr>
          <w:ins w:id="90" w:author="Xu, Haokun" w:date="2026-10-05T17:03:00Z" w16du:dateUtc="2026-10-05T22:03:00Z"/>
        </w:rPr>
      </w:pPr>
      <w:ins w:id="91" w:author="Xu, Haokun" w:date="2026-10-05T17:03:00Z" w16du:dateUtc="2026-10-05T22:03:00Z">
        <w:r>
          <w:lastRenderedPageBreak/>
          <w:t>Simulation</w:t>
        </w:r>
      </w:ins>
      <w:ins w:id="92" w:author="Xu, Haokun" w:date="2026-10-05T22:21:00Z" w16du:dateUtc="2026-10-06T03:21:00Z">
        <w:r w:rsidR="00E21913">
          <w:t xml:space="preserve"> Results</w:t>
        </w:r>
      </w:ins>
    </w:p>
    <w:p w14:paraId="61994AD8" w14:textId="1C487E5E" w:rsidR="00502560" w:rsidRDefault="00E21913" w:rsidP="00502560">
      <w:pPr>
        <w:jc w:val="center"/>
        <w:rPr>
          <w:ins w:id="93" w:author="Xu, Haokun" w:date="2026-10-05T17:03:00Z" w16du:dateUtc="2026-10-05T22:03:00Z"/>
        </w:rPr>
      </w:pPr>
      <w:ins w:id="94" w:author="Xu, Haokun" w:date="2026-10-05T22:21:00Z" w16du:dateUtc="2026-10-06T03:21:00Z">
        <w:r>
          <w:rPr>
            <w:noProof/>
          </w:rPr>
          <w:drawing>
            <wp:inline distT="0" distB="0" distL="0" distR="0" wp14:anchorId="24249CAA" wp14:editId="4D0C1D89">
              <wp:extent cx="6858000" cy="3738880"/>
              <wp:effectExtent l="0" t="0" r="0" b="0"/>
              <wp:docPr id="235988370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5988370" name="Picture 235988370"/>
                      <pic:cNvPicPr/>
                    </pic:nvPicPr>
                    <pic:blipFill>
                      <a:blip r:embed="rId2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738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0D91B82" w14:textId="77777777" w:rsidR="00502560" w:rsidRDefault="00502560" w:rsidP="00502560">
      <w:pPr>
        <w:jc w:val="center"/>
        <w:rPr>
          <w:ins w:id="95" w:author="Xu, Haokun" w:date="2026-10-05T17:07:00Z" w16du:dateUtc="2026-10-05T22:07:00Z"/>
        </w:rPr>
      </w:pPr>
      <w:ins w:id="96" w:author="Xu, Haokun" w:date="2026-10-05T17:03:00Z" w16du:dateUtc="2026-10-05T22:03:00Z">
        <w:r>
          <w:t>Layout</w:t>
        </w:r>
      </w:ins>
    </w:p>
    <w:p w14:paraId="05CE8824" w14:textId="1C8E665E" w:rsidR="006239CF" w:rsidRDefault="00E21913" w:rsidP="00502560">
      <w:pPr>
        <w:jc w:val="center"/>
        <w:rPr>
          <w:ins w:id="97" w:author="Xu, Haokun" w:date="2026-10-05T17:07:00Z" w16du:dateUtc="2026-10-05T22:07:00Z"/>
        </w:rPr>
      </w:pPr>
      <w:ins w:id="98" w:author="Xu, Haokun" w:date="2026-10-05T22:21:00Z" w16du:dateUtc="2026-10-06T03:21:00Z">
        <w:r>
          <w:rPr>
            <w:noProof/>
          </w:rPr>
          <w:drawing>
            <wp:inline distT="0" distB="0" distL="0" distR="0" wp14:anchorId="1DF9DB00" wp14:editId="516C9139">
              <wp:extent cx="6858000" cy="532765"/>
              <wp:effectExtent l="0" t="0" r="0" b="635"/>
              <wp:docPr id="151514241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5142416" name="Picture 1515142416"/>
                      <pic:cNvPicPr/>
                    </pic:nvPicPr>
                    <pic:blipFill>
                      <a:blip r:embed="rId2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5327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1CA28E9" w14:textId="118F17FE" w:rsidR="006239CF" w:rsidRDefault="006239CF" w:rsidP="00502560">
      <w:pPr>
        <w:jc w:val="center"/>
        <w:rPr>
          <w:ins w:id="99" w:author="Xu, Haokun" w:date="2026-10-05T17:07:00Z" w16du:dateUtc="2026-10-05T22:07:00Z"/>
        </w:rPr>
      </w:pPr>
      <w:ins w:id="100" w:author="Xu, Haokun" w:date="2026-10-05T17:07:00Z" w16du:dateUtc="2026-10-05T22:07:00Z">
        <w:r>
          <w:t>DRC</w:t>
        </w:r>
      </w:ins>
    </w:p>
    <w:p w14:paraId="7FA5533D" w14:textId="221A2036" w:rsidR="006239CF" w:rsidRDefault="00E21913" w:rsidP="00502560">
      <w:pPr>
        <w:jc w:val="center"/>
        <w:rPr>
          <w:ins w:id="101" w:author="Xu, Haokun" w:date="2026-10-05T17:07:00Z" w16du:dateUtc="2026-10-05T22:07:00Z"/>
        </w:rPr>
      </w:pPr>
      <w:ins w:id="102" w:author="Xu, Haokun" w:date="2026-10-05T22:21:00Z" w16du:dateUtc="2026-10-06T03:21:00Z">
        <w:r>
          <w:rPr>
            <w:noProof/>
          </w:rPr>
          <w:drawing>
            <wp:inline distT="0" distB="0" distL="0" distR="0" wp14:anchorId="5F5272BC" wp14:editId="54E7E2A9">
              <wp:extent cx="6858000" cy="3389630"/>
              <wp:effectExtent l="0" t="0" r="0" b="1270"/>
              <wp:docPr id="1480307958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80307958" name="Picture 1480307958"/>
                      <pic:cNvPicPr/>
                    </pic:nvPicPr>
                    <pic:blipFill>
                      <a:blip r:embed="rId2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3896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E4835C8" w14:textId="39487A5E" w:rsidR="006239CF" w:rsidRDefault="006239CF" w:rsidP="00502560">
      <w:pPr>
        <w:jc w:val="center"/>
        <w:rPr>
          <w:ins w:id="103" w:author="Xu, Haokun" w:date="2026-10-05T17:07:00Z" w16du:dateUtc="2026-10-05T22:07:00Z"/>
        </w:rPr>
      </w:pPr>
      <w:ins w:id="104" w:author="Xu, Haokun" w:date="2026-10-05T17:07:00Z" w16du:dateUtc="2026-10-05T22:07:00Z">
        <w:r>
          <w:lastRenderedPageBreak/>
          <w:t>LVS</w:t>
        </w:r>
      </w:ins>
    </w:p>
    <w:p w14:paraId="0DF7EF7C" w14:textId="70F9855C" w:rsidR="006239CF" w:rsidRDefault="00E21913" w:rsidP="00502560">
      <w:pPr>
        <w:jc w:val="center"/>
        <w:rPr>
          <w:ins w:id="105" w:author="Xu, Haokun" w:date="2026-10-05T17:03:00Z" w16du:dateUtc="2026-10-05T22:03:00Z"/>
        </w:rPr>
      </w:pPr>
      <w:ins w:id="106" w:author="Xu, Haokun" w:date="2026-10-05T22:21:00Z" w16du:dateUtc="2026-10-06T03:21:00Z">
        <w:r>
          <w:rPr>
            <w:noProof/>
          </w:rPr>
          <w:drawing>
            <wp:inline distT="0" distB="0" distL="0" distR="0" wp14:anchorId="2F7E0EF0" wp14:editId="72C39995">
              <wp:extent cx="6858000" cy="3956685"/>
              <wp:effectExtent l="0" t="0" r="0" b="5715"/>
              <wp:docPr id="586480734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86480734" name="Picture 586480734"/>
                      <pic:cNvPicPr/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9566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6B5539A" w14:textId="77777777" w:rsidR="0068503E" w:rsidRDefault="0068503E">
      <w:pPr>
        <w:rPr>
          <w:ins w:id="107" w:author="Xu, Haokun" w:date="2026-10-05T22:29:00Z" w16du:dateUtc="2026-10-06T03:29:00Z"/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ins w:id="108" w:author="Xu, Haokun" w:date="2026-10-05T22:29:00Z" w16du:dateUtc="2026-10-06T03:29:00Z">
        <w:r>
          <w:br w:type="page"/>
        </w:r>
      </w:ins>
    </w:p>
    <w:p w14:paraId="414FE604" w14:textId="775F866F" w:rsidR="00502560" w:rsidRDefault="00502560" w:rsidP="00502560">
      <w:pPr>
        <w:pStyle w:val="Heading2"/>
        <w:jc w:val="center"/>
        <w:rPr>
          <w:ins w:id="109" w:author="Xu, Haokun" w:date="2026-10-05T17:03:00Z" w16du:dateUtc="2026-10-05T22:03:00Z"/>
        </w:rPr>
      </w:pPr>
      <w:ins w:id="110" w:author="Xu, Haokun" w:date="2026-10-05T17:04:00Z" w16du:dateUtc="2026-10-05T22:04:00Z">
        <w:r>
          <w:lastRenderedPageBreak/>
          <w:t>2-Bit Adder</w:t>
        </w:r>
      </w:ins>
    </w:p>
    <w:p w14:paraId="3137F767" w14:textId="77777777" w:rsidR="00502560" w:rsidRDefault="00502560" w:rsidP="00502560">
      <w:pPr>
        <w:jc w:val="center"/>
        <w:rPr>
          <w:ins w:id="111" w:author="Xu, Haokun" w:date="2026-10-05T17:03:00Z" w16du:dateUtc="2026-10-05T22:03:00Z"/>
        </w:rPr>
      </w:pPr>
      <w:ins w:id="112" w:author="Xu, Haokun" w:date="2026-10-05T17:03:00Z" w16du:dateUtc="2026-10-05T22:03:00Z">
        <w:r>
          <w:t>Schematic</w:t>
        </w:r>
      </w:ins>
    </w:p>
    <w:p w14:paraId="4B1AFCFD" w14:textId="770C8516" w:rsidR="00502560" w:rsidRDefault="00E21913" w:rsidP="00502560">
      <w:pPr>
        <w:jc w:val="center"/>
        <w:rPr>
          <w:ins w:id="113" w:author="Xu, Haokun" w:date="2026-10-05T17:03:00Z" w16du:dateUtc="2026-10-05T22:03:00Z"/>
        </w:rPr>
      </w:pPr>
      <w:ins w:id="114" w:author="Xu, Haokun" w:date="2026-10-05T22:22:00Z" w16du:dateUtc="2026-10-06T03:22:00Z">
        <w:r>
          <w:rPr>
            <w:noProof/>
          </w:rPr>
          <w:drawing>
            <wp:inline distT="0" distB="0" distL="0" distR="0" wp14:anchorId="365AA4C3" wp14:editId="6DF454F8">
              <wp:extent cx="6858000" cy="2404110"/>
              <wp:effectExtent l="0" t="0" r="0" b="0"/>
              <wp:docPr id="1118727837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18727837" name="Picture 1118727837"/>
                      <pic:cNvPicPr/>
                    </pic:nvPicPr>
                    <pic:blipFill>
                      <a:blip r:embed="rId2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2404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EACB711" w14:textId="77777777" w:rsidR="00E21913" w:rsidRDefault="00E21913" w:rsidP="00E21913">
      <w:pPr>
        <w:jc w:val="center"/>
        <w:rPr>
          <w:ins w:id="115" w:author="Xu, Haokun" w:date="2026-10-05T22:21:00Z" w16du:dateUtc="2026-10-06T03:21:00Z"/>
        </w:rPr>
      </w:pPr>
      <w:ins w:id="116" w:author="Xu, Haokun" w:date="2026-10-05T22:21:00Z" w16du:dateUtc="2026-10-06T03:21:00Z">
        <w:r>
          <w:t>Symbol/Simulation Setup</w:t>
        </w:r>
      </w:ins>
    </w:p>
    <w:p w14:paraId="32F7CFA2" w14:textId="4F466DF8" w:rsidR="00E21913" w:rsidRDefault="00E21913" w:rsidP="00E21913">
      <w:pPr>
        <w:jc w:val="center"/>
        <w:rPr>
          <w:ins w:id="117" w:author="Xu, Haokun" w:date="2026-10-05T22:21:00Z" w16du:dateUtc="2026-10-06T03:21:00Z"/>
        </w:rPr>
      </w:pPr>
      <w:ins w:id="118" w:author="Xu, Haokun" w:date="2026-10-05T22:22:00Z" w16du:dateUtc="2026-10-06T03:22:00Z">
        <w:r>
          <w:rPr>
            <w:noProof/>
          </w:rPr>
          <w:drawing>
            <wp:inline distT="0" distB="0" distL="0" distR="0" wp14:anchorId="5BF58FAB" wp14:editId="19019D18">
              <wp:extent cx="6858000" cy="3215005"/>
              <wp:effectExtent l="0" t="0" r="0" b="0"/>
              <wp:docPr id="1059655349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59655349" name="Picture 1059655349"/>
                      <pic:cNvPicPr/>
                    </pic:nvPicPr>
                    <pic:blipFill>
                      <a:blip r:embed="rId2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215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5AC411" w14:textId="77777777" w:rsidR="0068503E" w:rsidRDefault="0068503E">
      <w:pPr>
        <w:rPr>
          <w:ins w:id="119" w:author="Xu, Haokun" w:date="2026-10-05T22:29:00Z" w16du:dateUtc="2026-10-06T03:29:00Z"/>
        </w:rPr>
      </w:pPr>
      <w:ins w:id="120" w:author="Xu, Haokun" w:date="2026-10-05T22:29:00Z" w16du:dateUtc="2026-10-06T03:29:00Z">
        <w:r>
          <w:br w:type="page"/>
        </w:r>
      </w:ins>
    </w:p>
    <w:p w14:paraId="67E54620" w14:textId="4ACC4AB4" w:rsidR="00E21913" w:rsidRDefault="00E21913" w:rsidP="00E21913">
      <w:pPr>
        <w:jc w:val="center"/>
        <w:rPr>
          <w:ins w:id="121" w:author="Xu, Haokun" w:date="2026-10-05T22:21:00Z" w16du:dateUtc="2026-10-06T03:21:00Z"/>
        </w:rPr>
      </w:pPr>
      <w:ins w:id="122" w:author="Xu, Haokun" w:date="2026-10-05T22:21:00Z" w16du:dateUtc="2026-10-06T03:21:00Z">
        <w:r>
          <w:lastRenderedPageBreak/>
          <w:t>Simulation Results</w:t>
        </w:r>
      </w:ins>
    </w:p>
    <w:p w14:paraId="2667BBDD" w14:textId="42738436" w:rsidR="00502560" w:rsidRDefault="00E21913" w:rsidP="00502560">
      <w:pPr>
        <w:jc w:val="center"/>
        <w:rPr>
          <w:ins w:id="123" w:author="Xu, Haokun" w:date="2026-10-05T17:03:00Z" w16du:dateUtc="2026-10-05T22:03:00Z"/>
        </w:rPr>
      </w:pPr>
      <w:ins w:id="124" w:author="Xu, Haokun" w:date="2026-10-05T22:22:00Z" w16du:dateUtc="2026-10-06T03:22:00Z">
        <w:r>
          <w:rPr>
            <w:noProof/>
          </w:rPr>
          <w:drawing>
            <wp:inline distT="0" distB="0" distL="0" distR="0" wp14:anchorId="64A3D652" wp14:editId="426ADF34">
              <wp:extent cx="6858000" cy="3615055"/>
              <wp:effectExtent l="0" t="0" r="0" b="4445"/>
              <wp:docPr id="569799812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69799812" name="Picture 569799812"/>
                      <pic:cNvPicPr/>
                    </pic:nvPicPr>
                    <pic:blipFill>
                      <a:blip r:embed="rId2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61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49EE40D" w14:textId="77777777" w:rsidR="00502560" w:rsidRDefault="00502560" w:rsidP="00502560">
      <w:pPr>
        <w:jc w:val="center"/>
        <w:rPr>
          <w:ins w:id="125" w:author="Xu, Haokun" w:date="2026-10-05T17:03:00Z" w16du:dateUtc="2026-10-05T22:03:00Z"/>
        </w:rPr>
      </w:pPr>
      <w:ins w:id="126" w:author="Xu, Haokun" w:date="2026-10-05T17:03:00Z" w16du:dateUtc="2026-10-05T22:03:00Z">
        <w:r>
          <w:t>Layout</w:t>
        </w:r>
      </w:ins>
    </w:p>
    <w:p w14:paraId="385D6DBA" w14:textId="03FD0C0A" w:rsidR="00502560" w:rsidRDefault="00E21913" w:rsidP="00502560">
      <w:pPr>
        <w:jc w:val="center"/>
        <w:rPr>
          <w:ins w:id="127" w:author="Xu, Haokun" w:date="2026-10-05T17:07:00Z" w16du:dateUtc="2026-10-05T22:07:00Z"/>
        </w:rPr>
      </w:pPr>
      <w:ins w:id="128" w:author="Xu, Haokun" w:date="2026-10-05T22:22:00Z" w16du:dateUtc="2026-10-06T03:22:00Z">
        <w:r>
          <w:rPr>
            <w:noProof/>
          </w:rPr>
          <w:drawing>
            <wp:inline distT="0" distB="0" distL="0" distR="0" wp14:anchorId="1DC39AF3" wp14:editId="2CF15C33">
              <wp:extent cx="6858000" cy="822960"/>
              <wp:effectExtent l="0" t="0" r="0" b="2540"/>
              <wp:docPr id="658430587" name="Pictur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8430587" name="Picture 658430587"/>
                      <pic:cNvPicPr/>
                    </pic:nvPicPr>
                    <pic:blipFill>
                      <a:blip r:embed="rId2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8229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E7B6EAA" w14:textId="367D5D10" w:rsidR="006239CF" w:rsidRDefault="006239CF" w:rsidP="00502560">
      <w:pPr>
        <w:jc w:val="center"/>
        <w:rPr>
          <w:ins w:id="129" w:author="Xu, Haokun" w:date="2026-10-05T17:07:00Z" w16du:dateUtc="2026-10-05T22:07:00Z"/>
        </w:rPr>
      </w:pPr>
      <w:ins w:id="130" w:author="Xu, Haokun" w:date="2026-10-05T17:07:00Z" w16du:dateUtc="2026-10-05T22:07:00Z">
        <w:r>
          <w:t>DRC</w:t>
        </w:r>
      </w:ins>
    </w:p>
    <w:p w14:paraId="0FA49143" w14:textId="269042F3" w:rsidR="006239CF" w:rsidRDefault="00E21913" w:rsidP="00502560">
      <w:pPr>
        <w:jc w:val="center"/>
        <w:rPr>
          <w:ins w:id="131" w:author="Xu, Haokun" w:date="2026-10-05T17:07:00Z" w16du:dateUtc="2026-10-05T22:07:00Z"/>
        </w:rPr>
      </w:pPr>
      <w:ins w:id="132" w:author="Xu, Haokun" w:date="2026-10-05T22:22:00Z" w16du:dateUtc="2026-10-06T03:22:00Z">
        <w:r>
          <w:rPr>
            <w:noProof/>
          </w:rPr>
          <w:drawing>
            <wp:inline distT="0" distB="0" distL="0" distR="0" wp14:anchorId="07653581" wp14:editId="646AD776">
              <wp:extent cx="6858000" cy="3405505"/>
              <wp:effectExtent l="0" t="0" r="0" b="0"/>
              <wp:docPr id="694128284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4128284" name="Picture 694128284"/>
                      <pic:cNvPicPr/>
                    </pic:nvPicPr>
                    <pic:blipFill>
                      <a:blip r:embed="rId2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405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F31CB98" w14:textId="5D231895" w:rsidR="006239CF" w:rsidRDefault="006239CF" w:rsidP="00502560">
      <w:pPr>
        <w:jc w:val="center"/>
        <w:rPr>
          <w:ins w:id="133" w:author="Xu, Haokun" w:date="2026-10-05T17:07:00Z" w16du:dateUtc="2026-10-05T22:07:00Z"/>
        </w:rPr>
      </w:pPr>
      <w:ins w:id="134" w:author="Xu, Haokun" w:date="2026-10-05T17:07:00Z" w16du:dateUtc="2026-10-05T22:07:00Z">
        <w:r>
          <w:lastRenderedPageBreak/>
          <w:t>LVS</w:t>
        </w:r>
      </w:ins>
    </w:p>
    <w:p w14:paraId="45E4496A" w14:textId="4E27410D" w:rsidR="006239CF" w:rsidRDefault="00E21913" w:rsidP="00502560">
      <w:pPr>
        <w:jc w:val="center"/>
        <w:rPr>
          <w:ins w:id="135" w:author="Xu, Haokun" w:date="2026-10-05T17:04:00Z" w16du:dateUtc="2026-10-05T22:04:00Z"/>
        </w:rPr>
      </w:pPr>
      <w:ins w:id="136" w:author="Xu, Haokun" w:date="2026-10-05T22:22:00Z" w16du:dateUtc="2026-10-06T03:22:00Z">
        <w:r>
          <w:rPr>
            <w:noProof/>
          </w:rPr>
          <w:drawing>
            <wp:inline distT="0" distB="0" distL="0" distR="0" wp14:anchorId="52F76FE5" wp14:editId="4C8888B5">
              <wp:extent cx="6858000" cy="3968750"/>
              <wp:effectExtent l="0" t="0" r="0" b="6350"/>
              <wp:docPr id="716794156" name="Picture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16794156" name="Picture 716794156"/>
                      <pic:cNvPicPr/>
                    </pic:nvPicPr>
                    <pic:blipFill>
                      <a:blip r:embed="rId2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96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D4D8235" w14:textId="77777777" w:rsidR="0068503E" w:rsidRDefault="0068503E">
      <w:pPr>
        <w:rPr>
          <w:ins w:id="137" w:author="Xu, Haokun" w:date="2026-10-05T22:29:00Z" w16du:dateUtc="2026-10-06T03:29:00Z"/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ins w:id="138" w:author="Xu, Haokun" w:date="2026-10-05T22:29:00Z" w16du:dateUtc="2026-10-06T03:29:00Z">
        <w:r>
          <w:br w:type="page"/>
        </w:r>
      </w:ins>
    </w:p>
    <w:p w14:paraId="0DF6AA59" w14:textId="7A50800E" w:rsidR="00502560" w:rsidRDefault="00502560" w:rsidP="00502560">
      <w:pPr>
        <w:pStyle w:val="Heading2"/>
        <w:jc w:val="center"/>
        <w:rPr>
          <w:ins w:id="139" w:author="Xu, Haokun" w:date="2026-10-05T17:04:00Z" w16du:dateUtc="2026-10-05T22:04:00Z"/>
        </w:rPr>
      </w:pPr>
      <w:ins w:id="140" w:author="Xu, Haokun" w:date="2026-10-05T17:04:00Z" w16du:dateUtc="2026-10-05T22:04:00Z">
        <w:r>
          <w:lastRenderedPageBreak/>
          <w:t>4-Bit Adder</w:t>
        </w:r>
      </w:ins>
    </w:p>
    <w:p w14:paraId="4AF1D865" w14:textId="77777777" w:rsidR="00502560" w:rsidRDefault="00502560" w:rsidP="00502560">
      <w:pPr>
        <w:jc w:val="center"/>
        <w:rPr>
          <w:ins w:id="141" w:author="Xu, Haokun" w:date="2026-10-05T17:04:00Z" w16du:dateUtc="2026-10-05T22:04:00Z"/>
        </w:rPr>
      </w:pPr>
      <w:ins w:id="142" w:author="Xu, Haokun" w:date="2026-10-05T17:04:00Z" w16du:dateUtc="2026-10-05T22:04:00Z">
        <w:r>
          <w:t>Schematic</w:t>
        </w:r>
      </w:ins>
    </w:p>
    <w:p w14:paraId="3B078025" w14:textId="203825AA" w:rsidR="00502560" w:rsidRDefault="00E21913" w:rsidP="00502560">
      <w:pPr>
        <w:jc w:val="center"/>
        <w:rPr>
          <w:ins w:id="143" w:author="Xu, Haokun" w:date="2026-10-05T17:04:00Z" w16du:dateUtc="2026-10-05T22:04:00Z"/>
        </w:rPr>
      </w:pPr>
      <w:ins w:id="144" w:author="Xu, Haokun" w:date="2026-10-05T22:22:00Z" w16du:dateUtc="2026-10-06T03:22:00Z">
        <w:r>
          <w:rPr>
            <w:noProof/>
          </w:rPr>
          <w:drawing>
            <wp:inline distT="0" distB="0" distL="0" distR="0" wp14:anchorId="2509BCA8" wp14:editId="6181D300">
              <wp:extent cx="6858000" cy="2658745"/>
              <wp:effectExtent l="0" t="0" r="0" b="0"/>
              <wp:docPr id="423793679" name="Pictur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3793679" name="Picture 423793679"/>
                      <pic:cNvPicPr/>
                    </pic:nvPicPr>
                    <pic:blipFill>
                      <a:blip r:embed="rId3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26587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9ABFF95" w14:textId="77777777" w:rsidR="00E21913" w:rsidRDefault="00E21913" w:rsidP="00E21913">
      <w:pPr>
        <w:jc w:val="center"/>
        <w:rPr>
          <w:ins w:id="145" w:author="Xu, Haokun" w:date="2026-10-05T22:21:00Z" w16du:dateUtc="2026-10-06T03:21:00Z"/>
        </w:rPr>
      </w:pPr>
      <w:ins w:id="146" w:author="Xu, Haokun" w:date="2026-10-05T22:21:00Z" w16du:dateUtc="2026-10-06T03:21:00Z">
        <w:r>
          <w:t>Symbol/Simulation Setup</w:t>
        </w:r>
      </w:ins>
    </w:p>
    <w:p w14:paraId="3678CCEC" w14:textId="68483B92" w:rsidR="00E21913" w:rsidRDefault="00E21913" w:rsidP="00E21913">
      <w:pPr>
        <w:jc w:val="center"/>
        <w:rPr>
          <w:ins w:id="147" w:author="Xu, Haokun" w:date="2026-10-05T22:21:00Z" w16du:dateUtc="2026-10-06T03:21:00Z"/>
        </w:rPr>
      </w:pPr>
      <w:ins w:id="148" w:author="Xu, Haokun" w:date="2026-10-05T22:22:00Z" w16du:dateUtc="2026-10-06T03:22:00Z">
        <w:r>
          <w:rPr>
            <w:noProof/>
          </w:rPr>
          <w:drawing>
            <wp:inline distT="0" distB="0" distL="0" distR="0" wp14:anchorId="36223531" wp14:editId="16234103">
              <wp:extent cx="6858000" cy="2614930"/>
              <wp:effectExtent l="0" t="0" r="0" b="1270"/>
              <wp:docPr id="1890579058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0579058" name="Picture 1890579058"/>
                      <pic:cNvPicPr/>
                    </pic:nvPicPr>
                    <pic:blipFill>
                      <a:blip r:embed="rId3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26149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86E22C3" w14:textId="77777777" w:rsidR="0068503E" w:rsidRDefault="0068503E">
      <w:pPr>
        <w:rPr>
          <w:ins w:id="149" w:author="Xu, Haokun" w:date="2026-10-05T22:29:00Z" w16du:dateUtc="2026-10-06T03:29:00Z"/>
        </w:rPr>
      </w:pPr>
      <w:ins w:id="150" w:author="Xu, Haokun" w:date="2026-10-05T22:29:00Z" w16du:dateUtc="2026-10-06T03:29:00Z">
        <w:r>
          <w:br w:type="page"/>
        </w:r>
      </w:ins>
    </w:p>
    <w:p w14:paraId="535A52C0" w14:textId="740755A9" w:rsidR="00E21913" w:rsidRDefault="00E21913" w:rsidP="00E21913">
      <w:pPr>
        <w:jc w:val="center"/>
        <w:rPr>
          <w:ins w:id="151" w:author="Xu, Haokun" w:date="2026-10-05T22:21:00Z" w16du:dateUtc="2026-10-06T03:21:00Z"/>
        </w:rPr>
      </w:pPr>
      <w:ins w:id="152" w:author="Xu, Haokun" w:date="2026-10-05T22:21:00Z" w16du:dateUtc="2026-10-06T03:21:00Z">
        <w:r>
          <w:lastRenderedPageBreak/>
          <w:t>Simulation Results</w:t>
        </w:r>
      </w:ins>
    </w:p>
    <w:p w14:paraId="69AF8FEC" w14:textId="29358B27" w:rsidR="00502560" w:rsidRDefault="00E21913" w:rsidP="00502560">
      <w:pPr>
        <w:jc w:val="center"/>
        <w:rPr>
          <w:ins w:id="153" w:author="Xu, Haokun" w:date="2026-10-05T17:04:00Z" w16du:dateUtc="2026-10-05T22:04:00Z"/>
        </w:rPr>
      </w:pPr>
      <w:ins w:id="154" w:author="Xu, Haokun" w:date="2026-10-05T22:22:00Z" w16du:dateUtc="2026-10-06T03:22:00Z">
        <w:r>
          <w:rPr>
            <w:noProof/>
          </w:rPr>
          <w:drawing>
            <wp:inline distT="0" distB="0" distL="0" distR="0" wp14:anchorId="06281570" wp14:editId="60AFAF47">
              <wp:extent cx="6858000" cy="3304540"/>
              <wp:effectExtent l="0" t="0" r="0" b="0"/>
              <wp:docPr id="1848679305" name="Pictur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48679305" name="Picture 1848679305"/>
                      <pic:cNvPicPr/>
                    </pic:nvPicPr>
                    <pic:blipFill>
                      <a:blip r:embed="rId3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3045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F31396A" w14:textId="77777777" w:rsidR="00502560" w:rsidRDefault="00502560" w:rsidP="00502560">
      <w:pPr>
        <w:jc w:val="center"/>
        <w:rPr>
          <w:ins w:id="155" w:author="Xu, Haokun" w:date="2026-10-05T17:04:00Z" w16du:dateUtc="2026-10-05T22:04:00Z"/>
        </w:rPr>
      </w:pPr>
      <w:ins w:id="156" w:author="Xu, Haokun" w:date="2026-10-05T17:04:00Z" w16du:dateUtc="2026-10-05T22:04:00Z">
        <w:r>
          <w:t>Layout</w:t>
        </w:r>
      </w:ins>
    </w:p>
    <w:p w14:paraId="68649C07" w14:textId="1823C44A" w:rsidR="00502560" w:rsidRDefault="00E21913" w:rsidP="00502560">
      <w:pPr>
        <w:jc w:val="center"/>
        <w:rPr>
          <w:ins w:id="157" w:author="Xu, Haokun" w:date="2026-10-05T17:07:00Z" w16du:dateUtc="2026-10-05T22:07:00Z"/>
        </w:rPr>
      </w:pPr>
      <w:ins w:id="158" w:author="Xu, Haokun" w:date="2026-10-05T22:22:00Z" w16du:dateUtc="2026-10-06T03:22:00Z">
        <w:r>
          <w:rPr>
            <w:noProof/>
          </w:rPr>
          <w:drawing>
            <wp:inline distT="0" distB="0" distL="0" distR="0" wp14:anchorId="2F2DFD50" wp14:editId="05E75136">
              <wp:extent cx="6858000" cy="1545590"/>
              <wp:effectExtent l="0" t="0" r="0" b="3810"/>
              <wp:docPr id="248320248" name="Picture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8320248" name="Picture 248320248"/>
                      <pic:cNvPicPr/>
                    </pic:nvPicPr>
                    <pic:blipFill>
                      <a:blip r:embed="rId3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15455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910C122" w14:textId="77777777" w:rsidR="0068503E" w:rsidRDefault="0068503E">
      <w:pPr>
        <w:rPr>
          <w:ins w:id="159" w:author="Xu, Haokun" w:date="2026-10-05T22:29:00Z" w16du:dateUtc="2026-10-06T03:29:00Z"/>
        </w:rPr>
      </w:pPr>
      <w:ins w:id="160" w:author="Xu, Haokun" w:date="2026-10-05T22:29:00Z" w16du:dateUtc="2026-10-06T03:29:00Z">
        <w:r>
          <w:br w:type="page"/>
        </w:r>
      </w:ins>
    </w:p>
    <w:p w14:paraId="1B87BDAF" w14:textId="0D1566AD" w:rsidR="006239CF" w:rsidRDefault="006239CF" w:rsidP="00502560">
      <w:pPr>
        <w:jc w:val="center"/>
        <w:rPr>
          <w:ins w:id="161" w:author="Xu, Haokun" w:date="2026-10-05T17:07:00Z" w16du:dateUtc="2026-10-05T22:07:00Z"/>
        </w:rPr>
      </w:pPr>
      <w:ins w:id="162" w:author="Xu, Haokun" w:date="2026-10-05T17:07:00Z" w16du:dateUtc="2026-10-05T22:07:00Z">
        <w:r>
          <w:lastRenderedPageBreak/>
          <w:t>DRC</w:t>
        </w:r>
      </w:ins>
    </w:p>
    <w:p w14:paraId="2734201B" w14:textId="5F1E273E" w:rsidR="006239CF" w:rsidRDefault="00E21913" w:rsidP="00502560">
      <w:pPr>
        <w:jc w:val="center"/>
        <w:rPr>
          <w:ins w:id="163" w:author="Xu, Haokun" w:date="2026-10-05T17:07:00Z" w16du:dateUtc="2026-10-05T22:07:00Z"/>
        </w:rPr>
      </w:pPr>
      <w:ins w:id="164" w:author="Xu, Haokun" w:date="2026-10-05T22:22:00Z" w16du:dateUtc="2026-10-06T03:22:00Z">
        <w:r>
          <w:rPr>
            <w:noProof/>
          </w:rPr>
          <w:drawing>
            <wp:inline distT="0" distB="0" distL="0" distR="0" wp14:anchorId="22D46039" wp14:editId="0B06F8A6">
              <wp:extent cx="6858000" cy="3553460"/>
              <wp:effectExtent l="0" t="0" r="0" b="2540"/>
              <wp:docPr id="572345131" name="Picture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2345131" name="Picture 572345131"/>
                      <pic:cNvPicPr/>
                    </pic:nvPicPr>
                    <pic:blipFill>
                      <a:blip r:embed="rId3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5534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0B243DE" w14:textId="5D8BC004" w:rsidR="00746602" w:rsidDel="00502560" w:rsidRDefault="006239CF">
      <w:pPr>
        <w:pStyle w:val="Heading3"/>
        <w:jc w:val="center"/>
        <w:rPr>
          <w:del w:id="165" w:author="Xu, Haokun" w:date="2026-10-05T17:01:00Z" w16du:dateUtc="2026-10-05T22:01:00Z"/>
        </w:rPr>
        <w:pPrChange w:id="166" w:author="Xu, Haokun" w:date="2026-10-05T17:08:00Z" w16du:dateUtc="2026-10-05T22:08:00Z">
          <w:pPr>
            <w:pStyle w:val="Heading2"/>
          </w:pPr>
        </w:pPrChange>
      </w:pPr>
      <w:ins w:id="167" w:author="Xu, Haokun" w:date="2026-10-05T17:07:00Z" w16du:dateUtc="2026-10-05T22:07:00Z">
        <w:r>
          <w:t>LVS</w:t>
        </w:r>
      </w:ins>
      <w:del w:id="168" w:author="Xu, Haokun" w:date="2026-10-05T17:01:00Z" w16du:dateUtc="2026-10-05T22:01:00Z">
        <w:r w:rsidR="00746602" w:rsidDel="00502560">
          <w:delText>Inverter</w:delText>
        </w:r>
      </w:del>
    </w:p>
    <w:p w14:paraId="3895F39A" w14:textId="365F0FF5" w:rsidR="00746602" w:rsidDel="00502560" w:rsidRDefault="00746602">
      <w:pPr>
        <w:jc w:val="center"/>
        <w:rPr>
          <w:del w:id="169" w:author="Xu, Haokun" w:date="2026-10-05T17:01:00Z" w16du:dateUtc="2026-10-05T22:01:00Z"/>
        </w:rPr>
        <w:pPrChange w:id="170" w:author="Xu, Haokun" w:date="2026-10-05T17:08:00Z" w16du:dateUtc="2026-10-05T22:08:00Z">
          <w:pPr/>
        </w:pPrChange>
      </w:pPr>
      <w:del w:id="171" w:author="Xu, Haokun" w:date="2026-10-05T17:01:00Z" w16du:dateUtc="2026-10-05T22:01:00Z">
        <w:r w:rsidDel="00502560">
          <w:delText>Schematic</w:delText>
        </w:r>
      </w:del>
    </w:p>
    <w:p w14:paraId="670AF07F" w14:textId="77777777" w:rsidR="00502560" w:rsidRPr="00502560" w:rsidRDefault="00502560" w:rsidP="006239CF">
      <w:pPr>
        <w:jc w:val="center"/>
        <w:rPr>
          <w:ins w:id="172" w:author="Xu, Haokun" w:date="2026-10-05T17:03:00Z" w16du:dateUtc="2026-10-05T22:03:00Z"/>
        </w:rPr>
      </w:pPr>
    </w:p>
    <w:p w14:paraId="02007192" w14:textId="4389F492" w:rsidR="00746602" w:rsidDel="00502560" w:rsidRDefault="00746602">
      <w:pPr>
        <w:pStyle w:val="Heading2"/>
        <w:jc w:val="center"/>
        <w:rPr>
          <w:del w:id="173" w:author="Xu, Haokun" w:date="2026-10-05T17:01:00Z" w16du:dateUtc="2026-10-05T22:01:00Z"/>
        </w:rPr>
        <w:pPrChange w:id="174" w:author="Xu, Haokun" w:date="2026-10-05T17:08:00Z" w16du:dateUtc="2026-10-05T22:08:00Z">
          <w:pPr>
            <w:jc w:val="center"/>
          </w:pPr>
        </w:pPrChange>
      </w:pPr>
      <w:del w:id="175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00783D61" wp14:editId="49A6FDB2">
              <wp:extent cx="4310743" cy="7078073"/>
              <wp:effectExtent l="0" t="0" r="0" b="0"/>
              <wp:docPr id="1096109300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96109300" name="Picture 1096109300"/>
                      <pic:cNvPicPr/>
                    </pic:nvPicPr>
                    <pic:blipFill>
                      <a:blip r:embed="rId3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31945" cy="71128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C65A286" w14:textId="0CD698A7" w:rsidR="00746602" w:rsidDel="00502560" w:rsidRDefault="00746602">
      <w:pPr>
        <w:pStyle w:val="Heading2"/>
        <w:jc w:val="center"/>
        <w:rPr>
          <w:del w:id="176" w:author="Xu, Haokun" w:date="2026-10-05T17:01:00Z" w16du:dateUtc="2026-10-05T22:01:00Z"/>
        </w:rPr>
        <w:pPrChange w:id="177" w:author="Xu, Haokun" w:date="2026-10-05T17:08:00Z" w16du:dateUtc="2026-10-05T22:08:00Z">
          <w:pPr>
            <w:jc w:val="center"/>
          </w:pPr>
        </w:pPrChange>
      </w:pPr>
      <w:del w:id="178" w:author="Xu, Haokun" w:date="2026-10-05T17:01:00Z" w16du:dateUtc="2026-10-05T22:01:00Z">
        <w:r w:rsidDel="00502560">
          <w:delText>Simulation Schematic</w:delText>
        </w:r>
      </w:del>
    </w:p>
    <w:p w14:paraId="0E789BD4" w14:textId="7C9101AE" w:rsidR="00746602" w:rsidDel="00502560" w:rsidRDefault="00746602">
      <w:pPr>
        <w:pStyle w:val="Heading2"/>
        <w:jc w:val="center"/>
        <w:rPr>
          <w:del w:id="179" w:author="Xu, Haokun" w:date="2026-10-05T17:01:00Z" w16du:dateUtc="2026-10-05T22:01:00Z"/>
        </w:rPr>
        <w:pPrChange w:id="180" w:author="Xu, Haokun" w:date="2026-10-05T17:08:00Z" w16du:dateUtc="2026-10-05T22:08:00Z">
          <w:pPr>
            <w:jc w:val="center"/>
          </w:pPr>
        </w:pPrChange>
      </w:pPr>
      <w:del w:id="181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7EEE1D34" wp14:editId="2BD0BA97">
              <wp:extent cx="5943600" cy="4159885"/>
              <wp:effectExtent l="0" t="0" r="0" b="5715"/>
              <wp:docPr id="948169423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8169423" name="Picture 948169423"/>
                      <pic:cNvPicPr/>
                    </pic:nvPicPr>
                    <pic:blipFill>
                      <a:blip r:embed="rId3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1598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276E495" w14:textId="5CB506EA" w:rsidR="00746602" w:rsidDel="00502560" w:rsidRDefault="00746602">
      <w:pPr>
        <w:pStyle w:val="Heading2"/>
        <w:jc w:val="center"/>
        <w:rPr>
          <w:del w:id="182" w:author="Xu, Haokun" w:date="2026-10-05T17:01:00Z" w16du:dateUtc="2026-10-05T22:01:00Z"/>
        </w:rPr>
        <w:pPrChange w:id="183" w:author="Xu, Haokun" w:date="2026-10-05T17:08:00Z" w16du:dateUtc="2026-10-05T22:08:00Z">
          <w:pPr>
            <w:jc w:val="center"/>
          </w:pPr>
        </w:pPrChange>
      </w:pPr>
      <w:del w:id="184" w:author="Xu, Haokun" w:date="2026-10-05T17:01:00Z" w16du:dateUtc="2026-10-05T22:01:00Z">
        <w:r w:rsidDel="00502560">
          <w:delText>Simulation Results</w:delText>
        </w:r>
      </w:del>
    </w:p>
    <w:p w14:paraId="5BB295E3" w14:textId="01A4B139" w:rsidR="00746602" w:rsidDel="00502560" w:rsidRDefault="00746602">
      <w:pPr>
        <w:pStyle w:val="Heading2"/>
        <w:jc w:val="center"/>
        <w:rPr>
          <w:del w:id="185" w:author="Xu, Haokun" w:date="2026-10-05T17:01:00Z" w16du:dateUtc="2026-10-05T22:01:00Z"/>
        </w:rPr>
        <w:pPrChange w:id="186" w:author="Xu, Haokun" w:date="2026-10-05T17:08:00Z" w16du:dateUtc="2026-10-05T22:08:00Z">
          <w:pPr>
            <w:jc w:val="center"/>
          </w:pPr>
        </w:pPrChange>
      </w:pPr>
      <w:del w:id="187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754BA26A" wp14:editId="1118F7CE">
              <wp:extent cx="5943600" cy="3229610"/>
              <wp:effectExtent l="0" t="0" r="0" b="0"/>
              <wp:docPr id="179396668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93966687" name="Picture 1793966687"/>
                      <pic:cNvPicPr/>
                    </pic:nvPicPr>
                    <pic:blipFill>
                      <a:blip r:embed="rId3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2296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52DE3C5" w14:textId="065D479D" w:rsidR="00746602" w:rsidDel="00502560" w:rsidRDefault="00746602">
      <w:pPr>
        <w:pStyle w:val="Heading2"/>
        <w:jc w:val="center"/>
        <w:rPr>
          <w:del w:id="188" w:author="Xu, Haokun" w:date="2026-10-05T17:01:00Z" w16du:dateUtc="2026-10-05T22:01:00Z"/>
        </w:rPr>
        <w:pPrChange w:id="189" w:author="Xu, Haokun" w:date="2026-10-05T17:08:00Z" w16du:dateUtc="2026-10-05T22:08:00Z">
          <w:pPr>
            <w:jc w:val="center"/>
          </w:pPr>
        </w:pPrChange>
      </w:pPr>
      <w:del w:id="190" w:author="Xu, Haokun" w:date="2026-10-05T17:01:00Z" w16du:dateUtc="2026-10-05T22:01:00Z">
        <w:r w:rsidDel="00502560">
          <w:delText>Layout</w:delText>
        </w:r>
      </w:del>
    </w:p>
    <w:p w14:paraId="0200ADD2" w14:textId="2F468069" w:rsidR="00746602" w:rsidDel="00502560" w:rsidRDefault="00746602">
      <w:pPr>
        <w:pStyle w:val="Heading2"/>
        <w:jc w:val="center"/>
        <w:rPr>
          <w:del w:id="191" w:author="Xu, Haokun" w:date="2026-10-05T17:01:00Z" w16du:dateUtc="2026-10-05T22:01:00Z"/>
        </w:rPr>
        <w:pPrChange w:id="192" w:author="Xu, Haokun" w:date="2026-10-05T17:08:00Z" w16du:dateUtc="2026-10-05T22:08:00Z">
          <w:pPr>
            <w:jc w:val="center"/>
          </w:pPr>
        </w:pPrChange>
      </w:pPr>
      <w:del w:id="193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00CCA45A" wp14:editId="445FA565">
              <wp:extent cx="5943600" cy="5412740"/>
              <wp:effectExtent l="0" t="0" r="0" b="0"/>
              <wp:docPr id="204547604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45476042" name="Picture 2045476042"/>
                      <pic:cNvPicPr/>
                    </pic:nvPicPr>
                    <pic:blipFill>
                      <a:blip r:embed="rId3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412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6F0A00B" w14:textId="5D8D3638" w:rsidR="00746602" w:rsidDel="00502560" w:rsidRDefault="00746602">
      <w:pPr>
        <w:pStyle w:val="Heading2"/>
        <w:jc w:val="center"/>
        <w:rPr>
          <w:del w:id="194" w:author="Xu, Haokun" w:date="2026-10-05T17:01:00Z" w16du:dateUtc="2026-10-05T22:01:00Z"/>
        </w:rPr>
        <w:pPrChange w:id="195" w:author="Xu, Haokun" w:date="2026-10-05T17:08:00Z" w16du:dateUtc="2026-10-05T22:08:00Z">
          <w:pPr>
            <w:jc w:val="center"/>
          </w:pPr>
        </w:pPrChange>
      </w:pPr>
      <w:del w:id="196" w:author="Xu, Haokun" w:date="2026-10-05T17:01:00Z" w16du:dateUtc="2026-10-05T22:01:00Z">
        <w:r w:rsidDel="00502560">
          <w:br w:type="page"/>
        </w:r>
      </w:del>
    </w:p>
    <w:p w14:paraId="2E8DD3BA" w14:textId="17AB8986" w:rsidR="00746602" w:rsidDel="00502560" w:rsidRDefault="00746602">
      <w:pPr>
        <w:pStyle w:val="Heading2"/>
        <w:jc w:val="center"/>
        <w:rPr>
          <w:del w:id="197" w:author="Xu, Haokun" w:date="2026-10-05T17:01:00Z" w16du:dateUtc="2026-10-05T22:01:00Z"/>
        </w:rPr>
        <w:pPrChange w:id="198" w:author="Xu, Haokun" w:date="2026-10-05T17:08:00Z" w16du:dateUtc="2026-10-05T22:08:00Z">
          <w:pPr>
            <w:jc w:val="center"/>
          </w:pPr>
        </w:pPrChange>
      </w:pPr>
      <w:del w:id="199" w:author="Xu, Haokun" w:date="2026-10-05T17:01:00Z" w16du:dateUtc="2026-10-05T22:01:00Z">
        <w:r w:rsidDel="00502560">
          <w:delText>DRC</w:delText>
        </w:r>
      </w:del>
    </w:p>
    <w:p w14:paraId="39F0B8D5" w14:textId="48225F4D" w:rsidR="00746602" w:rsidDel="00502560" w:rsidRDefault="00746602">
      <w:pPr>
        <w:pStyle w:val="Heading2"/>
        <w:jc w:val="center"/>
        <w:rPr>
          <w:del w:id="200" w:author="Xu, Haokun" w:date="2026-10-05T17:01:00Z" w16du:dateUtc="2026-10-05T22:01:00Z"/>
        </w:rPr>
        <w:pPrChange w:id="201" w:author="Xu, Haokun" w:date="2026-10-05T17:08:00Z" w16du:dateUtc="2026-10-05T22:08:00Z">
          <w:pPr>
            <w:jc w:val="center"/>
          </w:pPr>
        </w:pPrChange>
      </w:pPr>
      <w:del w:id="202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7382600E" wp14:editId="240C90BA">
              <wp:extent cx="5943600" cy="3089275"/>
              <wp:effectExtent l="0" t="0" r="0" b="0"/>
              <wp:docPr id="1093798078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93798078" name="Picture 1093798078"/>
                      <pic:cNvPicPr/>
                    </pic:nvPicPr>
                    <pic:blipFill>
                      <a:blip r:embed="rId3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892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BD71162" w14:textId="76E7BF13" w:rsidR="00746602" w:rsidDel="00502560" w:rsidRDefault="00746602">
      <w:pPr>
        <w:pStyle w:val="Heading2"/>
        <w:jc w:val="center"/>
        <w:rPr>
          <w:del w:id="203" w:author="Xu, Haokun" w:date="2026-10-05T17:01:00Z" w16du:dateUtc="2026-10-05T22:01:00Z"/>
        </w:rPr>
        <w:pPrChange w:id="204" w:author="Xu, Haokun" w:date="2026-10-05T17:08:00Z" w16du:dateUtc="2026-10-05T22:08:00Z">
          <w:pPr>
            <w:jc w:val="center"/>
          </w:pPr>
        </w:pPrChange>
      </w:pPr>
      <w:del w:id="205" w:author="Xu, Haokun" w:date="2026-10-05T17:01:00Z" w16du:dateUtc="2026-10-05T22:01:00Z">
        <w:r w:rsidDel="00502560">
          <w:delText>LVS</w:delText>
        </w:r>
      </w:del>
    </w:p>
    <w:p w14:paraId="0D8C4CC9" w14:textId="3E5FB0CC" w:rsidR="00746602" w:rsidDel="00502560" w:rsidRDefault="00746602">
      <w:pPr>
        <w:pStyle w:val="Heading2"/>
        <w:jc w:val="center"/>
        <w:rPr>
          <w:del w:id="206" w:author="Xu, Haokun" w:date="2026-10-05T17:01:00Z" w16du:dateUtc="2026-10-05T22:01:00Z"/>
        </w:rPr>
        <w:pPrChange w:id="207" w:author="Xu, Haokun" w:date="2026-10-05T17:08:00Z" w16du:dateUtc="2026-10-05T22:08:00Z">
          <w:pPr>
            <w:jc w:val="center"/>
          </w:pPr>
        </w:pPrChange>
      </w:pPr>
      <w:del w:id="208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0FAB7674" wp14:editId="657A689F">
              <wp:extent cx="5943600" cy="3027045"/>
              <wp:effectExtent l="0" t="0" r="0" b="0"/>
              <wp:docPr id="988277170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88277170" name="Picture 988277170"/>
                      <pic:cNvPicPr/>
                    </pic:nvPicPr>
                    <pic:blipFill>
                      <a:blip r:embed="rId4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270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E16B4E6" w14:textId="5AFB5EA9" w:rsidR="00746602" w:rsidDel="00502560" w:rsidRDefault="00746602">
      <w:pPr>
        <w:pStyle w:val="Heading2"/>
        <w:jc w:val="center"/>
        <w:rPr>
          <w:del w:id="209" w:author="Xu, Haokun" w:date="2026-10-05T17:01:00Z" w16du:dateUtc="2026-10-05T22:01:00Z"/>
        </w:rPr>
        <w:pPrChange w:id="210" w:author="Xu, Haokun" w:date="2026-10-05T17:08:00Z" w16du:dateUtc="2026-10-05T22:08:00Z">
          <w:pPr>
            <w:jc w:val="center"/>
          </w:pPr>
        </w:pPrChange>
      </w:pPr>
      <w:del w:id="211" w:author="Xu, Haokun" w:date="2026-10-05T17:01:00Z" w16du:dateUtc="2026-10-05T22:01:00Z">
        <w:r w:rsidDel="00502560">
          <w:br w:type="page"/>
        </w:r>
      </w:del>
    </w:p>
    <w:p w14:paraId="40546D5A" w14:textId="4CE8827B" w:rsidR="00746602" w:rsidDel="00502560" w:rsidRDefault="00746602">
      <w:pPr>
        <w:pStyle w:val="Heading2"/>
        <w:jc w:val="center"/>
        <w:rPr>
          <w:del w:id="212" w:author="Xu, Haokun" w:date="2026-10-05T17:01:00Z" w16du:dateUtc="2026-10-05T22:01:00Z"/>
        </w:rPr>
        <w:pPrChange w:id="213" w:author="Xu, Haokun" w:date="2026-10-05T17:08:00Z" w16du:dateUtc="2026-10-05T22:08:00Z">
          <w:pPr>
            <w:jc w:val="center"/>
          </w:pPr>
        </w:pPrChange>
      </w:pPr>
      <w:del w:id="214" w:author="Xu, Haokun" w:date="2026-10-05T17:01:00Z" w16du:dateUtc="2026-10-05T22:01:00Z">
        <w:r w:rsidDel="00502560">
          <w:delText>PEX</w:delText>
        </w:r>
      </w:del>
    </w:p>
    <w:p w14:paraId="368EC4F6" w14:textId="2196AD49" w:rsidR="00746602" w:rsidDel="00502560" w:rsidRDefault="00746602">
      <w:pPr>
        <w:pStyle w:val="Heading2"/>
        <w:jc w:val="center"/>
        <w:rPr>
          <w:del w:id="215" w:author="Xu, Haokun" w:date="2026-10-05T17:01:00Z" w16du:dateUtc="2026-10-05T22:01:00Z"/>
        </w:rPr>
        <w:pPrChange w:id="216" w:author="Xu, Haokun" w:date="2026-10-05T17:08:00Z" w16du:dateUtc="2026-10-05T22:08:00Z">
          <w:pPr>
            <w:jc w:val="center"/>
          </w:pPr>
        </w:pPrChange>
      </w:pPr>
      <w:del w:id="217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43CF5CA6" wp14:editId="570E9517">
              <wp:extent cx="5943600" cy="2618105"/>
              <wp:effectExtent l="0" t="0" r="0" b="0"/>
              <wp:docPr id="1894176113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4176113" name="Picture 1894176113"/>
                      <pic:cNvPicPr/>
                    </pic:nvPicPr>
                    <pic:blipFill>
                      <a:blip r:embed="rId4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6181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55AB6E0" w14:textId="2C829905" w:rsidR="00746602" w:rsidDel="00502560" w:rsidRDefault="00746602">
      <w:pPr>
        <w:pStyle w:val="Heading2"/>
        <w:jc w:val="center"/>
        <w:rPr>
          <w:del w:id="218" w:author="Xu, Haokun" w:date="2026-10-05T17:01:00Z" w16du:dateUtc="2026-10-05T22:01:00Z"/>
        </w:rPr>
        <w:pPrChange w:id="219" w:author="Xu, Haokun" w:date="2026-10-05T17:08:00Z" w16du:dateUtc="2026-10-05T22:08:00Z">
          <w:pPr>
            <w:jc w:val="center"/>
          </w:pPr>
        </w:pPrChange>
      </w:pPr>
    </w:p>
    <w:p w14:paraId="274C4E4B" w14:textId="76B0A732" w:rsidR="006F2A2B" w:rsidDel="00502560" w:rsidRDefault="00746602">
      <w:pPr>
        <w:pStyle w:val="Heading2"/>
        <w:jc w:val="center"/>
        <w:rPr>
          <w:del w:id="220" w:author="Xu, Haokun" w:date="2026-10-05T17:01:00Z" w16du:dateUtc="2026-10-05T22:01:00Z"/>
        </w:rPr>
        <w:pPrChange w:id="221" w:author="Xu, Haokun" w:date="2026-10-05T17:08:00Z" w16du:dateUtc="2026-10-05T22:08:00Z">
          <w:pPr>
            <w:jc w:val="center"/>
          </w:pPr>
        </w:pPrChange>
      </w:pPr>
      <w:del w:id="222" w:author="Xu, Haokun" w:date="2026-10-05T17:01:00Z" w16du:dateUtc="2026-10-05T22:01:00Z">
        <w:r w:rsidDel="00502560">
          <w:delText>Post-Layout Simulation</w:delText>
        </w:r>
      </w:del>
    </w:p>
    <w:p w14:paraId="5808135D" w14:textId="2D8197E3" w:rsidR="00746602" w:rsidDel="00502560" w:rsidRDefault="00746602">
      <w:pPr>
        <w:pStyle w:val="Heading2"/>
        <w:jc w:val="center"/>
        <w:rPr>
          <w:del w:id="223" w:author="Xu, Haokun" w:date="2026-10-05T17:01:00Z" w16du:dateUtc="2026-10-05T22:01:00Z"/>
        </w:rPr>
        <w:pPrChange w:id="224" w:author="Xu, Haokun" w:date="2026-10-05T17:08:00Z" w16du:dateUtc="2026-10-05T22:08:00Z">
          <w:pPr>
            <w:jc w:val="center"/>
          </w:pPr>
        </w:pPrChange>
      </w:pPr>
      <w:del w:id="225" w:author="Xu, Haokun" w:date="2026-10-05T17:01:00Z" w16du:dateUtc="2026-10-05T22:01:00Z">
        <w:r w:rsidRPr="00746602" w:rsidDel="00502560">
          <w:rPr>
            <w:noProof/>
          </w:rPr>
          <w:drawing>
            <wp:inline distT="0" distB="0" distL="0" distR="0" wp14:anchorId="764AEC37" wp14:editId="2BB4435A">
              <wp:extent cx="5760720" cy="3705530"/>
              <wp:effectExtent l="0" t="0" r="5080" b="3175"/>
              <wp:docPr id="31561063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15610633" name=""/>
                      <pic:cNvPicPr/>
                    </pic:nvPicPr>
                    <pic:blipFill>
                      <a:blip r:embed="rId4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501" cy="37298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0ECDE4F" w14:textId="7EEF06C8" w:rsidR="00746602" w:rsidDel="00502560" w:rsidRDefault="00746602">
      <w:pPr>
        <w:pStyle w:val="Heading2"/>
        <w:jc w:val="center"/>
        <w:rPr>
          <w:del w:id="226" w:author="Xu, Haokun" w:date="2026-10-05T17:01:00Z" w16du:dateUtc="2026-10-05T22:01:00Z"/>
        </w:rPr>
        <w:pPrChange w:id="227" w:author="Xu, Haokun" w:date="2026-10-05T17:08:00Z" w16du:dateUtc="2026-10-05T22:08:00Z">
          <w:pPr>
            <w:jc w:val="center"/>
          </w:pPr>
        </w:pPrChange>
      </w:pPr>
      <w:del w:id="228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48421A80" wp14:editId="560759BB">
              <wp:extent cx="5943600" cy="5927725"/>
              <wp:effectExtent l="0" t="0" r="0" b="3175"/>
              <wp:docPr id="2073009570" name="Pictur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3009570" name="Picture 2073009570"/>
                      <pic:cNvPicPr/>
                    </pic:nvPicPr>
                    <pic:blipFill>
                      <a:blip r:embed="rId4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9277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75F11BA" w14:textId="32E42A75" w:rsidR="00746602" w:rsidDel="00502560" w:rsidRDefault="00746602">
      <w:pPr>
        <w:pStyle w:val="Heading2"/>
        <w:jc w:val="center"/>
        <w:rPr>
          <w:del w:id="229" w:author="Xu, Haokun" w:date="2026-10-05T17:01:00Z" w16du:dateUtc="2026-10-05T22:01:00Z"/>
        </w:rPr>
        <w:pPrChange w:id="230" w:author="Xu, Haokun" w:date="2026-10-05T17:08:00Z" w16du:dateUtc="2026-10-05T22:08:00Z">
          <w:pPr>
            <w:jc w:val="center"/>
          </w:pPr>
        </w:pPrChange>
      </w:pPr>
    </w:p>
    <w:p w14:paraId="241D7D12" w14:textId="763D9175" w:rsidR="00746602" w:rsidDel="00502560" w:rsidRDefault="00746602">
      <w:pPr>
        <w:pStyle w:val="Heading2"/>
        <w:jc w:val="center"/>
        <w:rPr>
          <w:del w:id="231" w:author="Xu, Haokun" w:date="2026-10-05T17:01:00Z" w16du:dateUtc="2026-10-05T22:01:00Z"/>
        </w:rPr>
        <w:pPrChange w:id="232" w:author="Xu, Haokun" w:date="2026-10-05T17:08:00Z" w16du:dateUtc="2026-10-05T22:08:00Z">
          <w:pPr>
            <w:jc w:val="center"/>
          </w:pPr>
        </w:pPrChange>
      </w:pPr>
    </w:p>
    <w:p w14:paraId="3BDFD0AD" w14:textId="76E75184" w:rsidR="00746602" w:rsidDel="00502560" w:rsidRDefault="00746602">
      <w:pPr>
        <w:pStyle w:val="Heading2"/>
        <w:jc w:val="center"/>
        <w:rPr>
          <w:del w:id="233" w:author="Xu, Haokun" w:date="2026-10-05T17:01:00Z" w16du:dateUtc="2026-10-05T22:01:00Z"/>
          <w:sz w:val="40"/>
          <w:szCs w:val="40"/>
        </w:rPr>
        <w:pPrChange w:id="234" w:author="Xu, Haokun" w:date="2026-10-05T17:08:00Z" w16du:dateUtc="2026-10-05T22:08:00Z">
          <w:pPr>
            <w:jc w:val="center"/>
          </w:pPr>
        </w:pPrChange>
      </w:pPr>
      <w:del w:id="235" w:author="Xu, Haokun" w:date="2026-10-05T17:01:00Z" w16du:dateUtc="2026-10-05T22:01:00Z">
        <w:r w:rsidDel="00502560">
          <w:br w:type="page"/>
        </w:r>
      </w:del>
    </w:p>
    <w:p w14:paraId="20A62B2C" w14:textId="6672E18D" w:rsidR="00746602" w:rsidDel="00502560" w:rsidRDefault="00746602">
      <w:pPr>
        <w:pStyle w:val="Heading2"/>
        <w:jc w:val="center"/>
        <w:rPr>
          <w:del w:id="236" w:author="Xu, Haokun" w:date="2026-10-05T17:01:00Z" w16du:dateUtc="2026-10-05T22:01:00Z"/>
        </w:rPr>
        <w:pPrChange w:id="237" w:author="Xu, Haokun" w:date="2026-10-05T17:08:00Z" w16du:dateUtc="2026-10-05T22:08:00Z">
          <w:pPr>
            <w:pStyle w:val="Heading1"/>
            <w:jc w:val="center"/>
          </w:pPr>
        </w:pPrChange>
      </w:pPr>
      <w:del w:id="238" w:author="Xu, Haokun" w:date="2026-10-05T17:01:00Z" w16du:dateUtc="2026-10-05T22:01:00Z">
        <w:r w:rsidDel="00502560">
          <w:delText>NAND</w:delText>
        </w:r>
      </w:del>
    </w:p>
    <w:p w14:paraId="26CBE228" w14:textId="26AA6DEB" w:rsidR="00746602" w:rsidDel="00502560" w:rsidRDefault="00746602">
      <w:pPr>
        <w:pStyle w:val="Heading2"/>
        <w:jc w:val="center"/>
        <w:rPr>
          <w:del w:id="239" w:author="Xu, Haokun" w:date="2026-10-05T17:01:00Z" w16du:dateUtc="2026-10-05T22:01:00Z"/>
        </w:rPr>
        <w:pPrChange w:id="240" w:author="Xu, Haokun" w:date="2026-10-05T17:08:00Z" w16du:dateUtc="2026-10-05T22:08:00Z">
          <w:pPr>
            <w:jc w:val="center"/>
          </w:pPr>
        </w:pPrChange>
      </w:pPr>
      <w:del w:id="241" w:author="Xu, Haokun" w:date="2026-10-05T17:01:00Z" w16du:dateUtc="2026-10-05T22:01:00Z">
        <w:r w:rsidDel="00502560">
          <w:delText>Schematic</w:delText>
        </w:r>
      </w:del>
    </w:p>
    <w:p w14:paraId="76AFF254" w14:textId="1C9F2AB8" w:rsidR="00746602" w:rsidDel="00502560" w:rsidRDefault="00746602">
      <w:pPr>
        <w:pStyle w:val="Heading2"/>
        <w:jc w:val="center"/>
        <w:rPr>
          <w:del w:id="242" w:author="Xu, Haokun" w:date="2026-10-05T17:01:00Z" w16du:dateUtc="2026-10-05T22:01:00Z"/>
        </w:rPr>
        <w:pPrChange w:id="243" w:author="Xu, Haokun" w:date="2026-10-05T17:08:00Z" w16du:dateUtc="2026-10-05T22:08:00Z">
          <w:pPr>
            <w:jc w:val="center"/>
          </w:pPr>
        </w:pPrChange>
      </w:pPr>
      <w:del w:id="244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07A813B2" wp14:editId="2935B654">
              <wp:extent cx="5943600" cy="5791835"/>
              <wp:effectExtent l="0" t="0" r="0" b="0"/>
              <wp:docPr id="1734755095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34755095" name="Picture 1734755095"/>
                      <pic:cNvPicPr/>
                    </pic:nvPicPr>
                    <pic:blipFill>
                      <a:blip r:embed="rId4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791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76FC773" w14:textId="44A27D41" w:rsidR="00746602" w:rsidDel="00502560" w:rsidRDefault="00746602">
      <w:pPr>
        <w:pStyle w:val="Heading2"/>
        <w:jc w:val="center"/>
        <w:rPr>
          <w:del w:id="245" w:author="Xu, Haokun" w:date="2026-10-05T17:01:00Z" w16du:dateUtc="2026-10-05T22:01:00Z"/>
        </w:rPr>
        <w:pPrChange w:id="246" w:author="Xu, Haokun" w:date="2026-10-05T17:08:00Z" w16du:dateUtc="2026-10-05T22:08:00Z">
          <w:pPr>
            <w:jc w:val="center"/>
          </w:pPr>
        </w:pPrChange>
      </w:pPr>
      <w:del w:id="247" w:author="Xu, Haokun" w:date="2026-10-05T17:01:00Z" w16du:dateUtc="2026-10-05T22:01:00Z">
        <w:r w:rsidDel="00502560">
          <w:br w:type="page"/>
        </w:r>
      </w:del>
    </w:p>
    <w:p w14:paraId="56F0883F" w14:textId="68A2FEEF" w:rsidR="00746602" w:rsidDel="00502560" w:rsidRDefault="00746602">
      <w:pPr>
        <w:pStyle w:val="Heading2"/>
        <w:jc w:val="center"/>
        <w:rPr>
          <w:del w:id="248" w:author="Xu, Haokun" w:date="2026-10-05T17:01:00Z" w16du:dateUtc="2026-10-05T22:01:00Z"/>
        </w:rPr>
        <w:pPrChange w:id="249" w:author="Xu, Haokun" w:date="2026-10-05T17:08:00Z" w16du:dateUtc="2026-10-05T22:08:00Z">
          <w:pPr>
            <w:jc w:val="center"/>
          </w:pPr>
        </w:pPrChange>
      </w:pPr>
      <w:del w:id="250" w:author="Xu, Haokun" w:date="2026-10-05T17:01:00Z" w16du:dateUtc="2026-10-05T22:01:00Z">
        <w:r w:rsidDel="00502560">
          <w:delText>Simulation Schematic</w:delText>
        </w:r>
      </w:del>
    </w:p>
    <w:p w14:paraId="64A7C78E" w14:textId="35DCEC6E" w:rsidR="00746602" w:rsidDel="00502560" w:rsidRDefault="00746602">
      <w:pPr>
        <w:pStyle w:val="Heading2"/>
        <w:jc w:val="center"/>
        <w:rPr>
          <w:del w:id="251" w:author="Xu, Haokun" w:date="2026-10-05T17:01:00Z" w16du:dateUtc="2026-10-05T22:01:00Z"/>
        </w:rPr>
        <w:pPrChange w:id="252" w:author="Xu, Haokun" w:date="2026-10-05T17:08:00Z" w16du:dateUtc="2026-10-05T22:08:00Z">
          <w:pPr>
            <w:jc w:val="center"/>
          </w:pPr>
        </w:pPrChange>
      </w:pPr>
      <w:del w:id="253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5FF58B74" wp14:editId="33853269">
              <wp:extent cx="5943600" cy="3486785"/>
              <wp:effectExtent l="0" t="0" r="0" b="5715"/>
              <wp:docPr id="747784809" name="Picture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7784809" name="Picture 747784809"/>
                      <pic:cNvPicPr/>
                    </pic:nvPicPr>
                    <pic:blipFill>
                      <a:blip r:embed="rId4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486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39F774B" w14:textId="456B1671" w:rsidR="00746602" w:rsidDel="00502560" w:rsidRDefault="00746602">
      <w:pPr>
        <w:pStyle w:val="Heading2"/>
        <w:jc w:val="center"/>
        <w:rPr>
          <w:del w:id="254" w:author="Xu, Haokun" w:date="2026-10-05T17:01:00Z" w16du:dateUtc="2026-10-05T22:01:00Z"/>
        </w:rPr>
        <w:pPrChange w:id="255" w:author="Xu, Haokun" w:date="2026-10-05T17:08:00Z" w16du:dateUtc="2026-10-05T22:08:00Z">
          <w:pPr>
            <w:jc w:val="center"/>
          </w:pPr>
        </w:pPrChange>
      </w:pPr>
      <w:del w:id="256" w:author="Xu, Haokun" w:date="2026-10-05T17:01:00Z" w16du:dateUtc="2026-10-05T22:01:00Z">
        <w:r w:rsidDel="00502560">
          <w:delText>Simulation Results</w:delText>
        </w:r>
      </w:del>
    </w:p>
    <w:p w14:paraId="67B03084" w14:textId="5AEBEB89" w:rsidR="00746602" w:rsidDel="00502560" w:rsidRDefault="00746602">
      <w:pPr>
        <w:pStyle w:val="Heading2"/>
        <w:jc w:val="center"/>
        <w:rPr>
          <w:del w:id="257" w:author="Xu, Haokun" w:date="2026-10-05T17:01:00Z" w16du:dateUtc="2026-10-05T22:01:00Z"/>
        </w:rPr>
        <w:pPrChange w:id="258" w:author="Xu, Haokun" w:date="2026-10-05T17:08:00Z" w16du:dateUtc="2026-10-05T22:08:00Z">
          <w:pPr>
            <w:jc w:val="center"/>
          </w:pPr>
        </w:pPrChange>
      </w:pPr>
      <w:del w:id="259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7218F0F9" wp14:editId="3ABF461C">
              <wp:extent cx="5943600" cy="3486785"/>
              <wp:effectExtent l="0" t="0" r="0" b="5715"/>
              <wp:docPr id="1400254026" name="Pictur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0254026" name="Picture 1400254026"/>
                      <pic:cNvPicPr/>
                    </pic:nvPicPr>
                    <pic:blipFill>
                      <a:blip r:embed="rId4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486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B3B8B81" w14:textId="4E84BC6E" w:rsidR="00746602" w:rsidDel="00502560" w:rsidRDefault="00746602">
      <w:pPr>
        <w:pStyle w:val="Heading2"/>
        <w:jc w:val="center"/>
        <w:rPr>
          <w:del w:id="260" w:author="Xu, Haokun" w:date="2026-10-05T17:01:00Z" w16du:dateUtc="2026-10-05T22:01:00Z"/>
        </w:rPr>
        <w:pPrChange w:id="261" w:author="Xu, Haokun" w:date="2026-10-05T17:08:00Z" w16du:dateUtc="2026-10-05T22:08:00Z">
          <w:pPr>
            <w:jc w:val="center"/>
          </w:pPr>
        </w:pPrChange>
      </w:pPr>
      <w:del w:id="262" w:author="Xu, Haokun" w:date="2026-10-05T17:01:00Z" w16du:dateUtc="2026-10-05T22:01:00Z">
        <w:r w:rsidDel="00502560">
          <w:br w:type="page"/>
        </w:r>
      </w:del>
    </w:p>
    <w:p w14:paraId="6D422199" w14:textId="3A916ED5" w:rsidR="00746602" w:rsidDel="00502560" w:rsidRDefault="00746602">
      <w:pPr>
        <w:pStyle w:val="Heading2"/>
        <w:jc w:val="center"/>
        <w:rPr>
          <w:del w:id="263" w:author="Xu, Haokun" w:date="2026-10-05T17:01:00Z" w16du:dateUtc="2026-10-05T22:01:00Z"/>
        </w:rPr>
        <w:pPrChange w:id="264" w:author="Xu, Haokun" w:date="2026-10-05T17:08:00Z" w16du:dateUtc="2026-10-05T22:08:00Z">
          <w:pPr>
            <w:jc w:val="center"/>
          </w:pPr>
        </w:pPrChange>
      </w:pPr>
      <w:del w:id="265" w:author="Xu, Haokun" w:date="2026-10-05T17:01:00Z" w16du:dateUtc="2026-10-05T22:01:00Z">
        <w:r w:rsidDel="00502560">
          <w:delText>Layout</w:delText>
        </w:r>
      </w:del>
    </w:p>
    <w:p w14:paraId="1D0FEF22" w14:textId="0ACB72BA" w:rsidR="00746602" w:rsidDel="00502560" w:rsidRDefault="00746602">
      <w:pPr>
        <w:pStyle w:val="Heading2"/>
        <w:jc w:val="center"/>
        <w:rPr>
          <w:del w:id="266" w:author="Xu, Haokun" w:date="2026-10-05T17:01:00Z" w16du:dateUtc="2026-10-05T22:01:00Z"/>
        </w:rPr>
        <w:pPrChange w:id="267" w:author="Xu, Haokun" w:date="2026-10-05T17:08:00Z" w16du:dateUtc="2026-10-05T22:08:00Z">
          <w:pPr>
            <w:jc w:val="center"/>
          </w:pPr>
        </w:pPrChange>
      </w:pPr>
      <w:del w:id="268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006AFA2D" wp14:editId="21C70E9D">
              <wp:extent cx="5943600" cy="4109085"/>
              <wp:effectExtent l="0" t="0" r="0" b="5715"/>
              <wp:docPr id="144732948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47329480" name="Picture 1447329480"/>
                      <pic:cNvPicPr/>
                    </pic:nvPicPr>
                    <pic:blipFill>
                      <a:blip r:embed="rId4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1090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755AB45" w14:textId="3BAC6E34" w:rsidR="00746602" w:rsidDel="00502560" w:rsidRDefault="00746602">
      <w:pPr>
        <w:pStyle w:val="Heading2"/>
        <w:jc w:val="center"/>
        <w:rPr>
          <w:del w:id="269" w:author="Xu, Haokun" w:date="2026-10-05T17:01:00Z" w16du:dateUtc="2026-10-05T22:01:00Z"/>
        </w:rPr>
        <w:pPrChange w:id="270" w:author="Xu, Haokun" w:date="2026-10-05T17:08:00Z" w16du:dateUtc="2026-10-05T22:08:00Z">
          <w:pPr>
            <w:jc w:val="center"/>
          </w:pPr>
        </w:pPrChange>
      </w:pPr>
      <w:del w:id="271" w:author="Xu, Haokun" w:date="2026-10-05T17:01:00Z" w16du:dateUtc="2026-10-05T22:01:00Z">
        <w:r w:rsidDel="00502560">
          <w:delText>DRC</w:delText>
        </w:r>
      </w:del>
    </w:p>
    <w:p w14:paraId="7C982737" w14:textId="37EFB3C4" w:rsidR="00746602" w:rsidDel="00502560" w:rsidRDefault="00746602">
      <w:pPr>
        <w:pStyle w:val="Heading2"/>
        <w:jc w:val="center"/>
        <w:rPr>
          <w:del w:id="272" w:author="Xu, Haokun" w:date="2026-10-05T17:01:00Z" w16du:dateUtc="2026-10-05T22:01:00Z"/>
        </w:rPr>
        <w:pPrChange w:id="273" w:author="Xu, Haokun" w:date="2026-10-05T17:08:00Z" w16du:dateUtc="2026-10-05T22:08:00Z">
          <w:pPr>
            <w:jc w:val="center"/>
          </w:pPr>
        </w:pPrChange>
      </w:pPr>
      <w:del w:id="274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0D20B633" wp14:editId="576BA10F">
              <wp:extent cx="5943600" cy="3098800"/>
              <wp:effectExtent l="0" t="0" r="0" b="0"/>
              <wp:docPr id="545980117" name="Pictur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5980117" name="Picture 545980117"/>
                      <pic:cNvPicPr/>
                    </pic:nvPicPr>
                    <pic:blipFill>
                      <a:blip r:embed="rId4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98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4256F2D" w14:textId="2D413727" w:rsidR="00746602" w:rsidDel="00502560" w:rsidRDefault="00746602">
      <w:pPr>
        <w:pStyle w:val="Heading2"/>
        <w:jc w:val="center"/>
        <w:rPr>
          <w:del w:id="275" w:author="Xu, Haokun" w:date="2026-10-05T17:01:00Z" w16du:dateUtc="2026-10-05T22:01:00Z"/>
        </w:rPr>
        <w:pPrChange w:id="276" w:author="Xu, Haokun" w:date="2026-10-05T17:08:00Z" w16du:dateUtc="2026-10-05T22:08:00Z">
          <w:pPr>
            <w:jc w:val="center"/>
          </w:pPr>
        </w:pPrChange>
      </w:pPr>
      <w:del w:id="277" w:author="Xu, Haokun" w:date="2026-10-05T17:01:00Z" w16du:dateUtc="2026-10-05T22:01:00Z">
        <w:r w:rsidDel="00502560">
          <w:delText>LVS</w:delText>
        </w:r>
      </w:del>
    </w:p>
    <w:p w14:paraId="5B26F779" w14:textId="6B896BA0" w:rsidR="00746602" w:rsidDel="00502560" w:rsidRDefault="00746602">
      <w:pPr>
        <w:pStyle w:val="Heading2"/>
        <w:jc w:val="center"/>
        <w:rPr>
          <w:del w:id="278" w:author="Xu, Haokun" w:date="2026-10-05T17:01:00Z" w16du:dateUtc="2026-10-05T22:01:00Z"/>
        </w:rPr>
        <w:pPrChange w:id="279" w:author="Xu, Haokun" w:date="2026-10-05T17:08:00Z" w16du:dateUtc="2026-10-05T22:08:00Z">
          <w:pPr>
            <w:jc w:val="center"/>
          </w:pPr>
        </w:pPrChange>
      </w:pPr>
      <w:del w:id="280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3D62F150" wp14:editId="3D7E22D4">
              <wp:extent cx="5943600" cy="3019425"/>
              <wp:effectExtent l="0" t="0" r="0" b="3175"/>
              <wp:docPr id="899440005" name="Picture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99440005" name="Picture 899440005"/>
                      <pic:cNvPicPr/>
                    </pic:nvPicPr>
                    <pic:blipFill>
                      <a:blip r:embed="rId4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19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0F0CCFB" w14:textId="2CB35B40" w:rsidR="00746602" w:rsidDel="00502560" w:rsidRDefault="00746602">
      <w:pPr>
        <w:pStyle w:val="Heading2"/>
        <w:jc w:val="center"/>
        <w:rPr>
          <w:del w:id="281" w:author="Xu, Haokun" w:date="2026-10-05T17:01:00Z" w16du:dateUtc="2026-10-05T22:01:00Z"/>
        </w:rPr>
        <w:pPrChange w:id="282" w:author="Xu, Haokun" w:date="2026-10-05T17:08:00Z" w16du:dateUtc="2026-10-05T22:08:00Z">
          <w:pPr>
            <w:jc w:val="center"/>
          </w:pPr>
        </w:pPrChange>
      </w:pPr>
      <w:del w:id="283" w:author="Xu, Haokun" w:date="2026-10-05T17:01:00Z" w16du:dateUtc="2026-10-05T22:01:00Z">
        <w:r w:rsidDel="00502560">
          <w:delText>PEX</w:delText>
        </w:r>
      </w:del>
    </w:p>
    <w:p w14:paraId="30F45B81" w14:textId="2B69CD49" w:rsidR="00746602" w:rsidDel="00502560" w:rsidRDefault="00746602">
      <w:pPr>
        <w:pStyle w:val="Heading2"/>
        <w:jc w:val="center"/>
        <w:rPr>
          <w:del w:id="284" w:author="Xu, Haokun" w:date="2026-10-05T17:01:00Z" w16du:dateUtc="2026-10-05T22:01:00Z"/>
        </w:rPr>
        <w:pPrChange w:id="285" w:author="Xu, Haokun" w:date="2026-10-05T17:08:00Z" w16du:dateUtc="2026-10-05T22:08:00Z">
          <w:pPr>
            <w:jc w:val="center"/>
          </w:pPr>
        </w:pPrChange>
      </w:pPr>
      <w:del w:id="286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0B7F8621" wp14:editId="7BFA9679">
              <wp:extent cx="5943600" cy="2627630"/>
              <wp:effectExtent l="0" t="0" r="0" b="1270"/>
              <wp:docPr id="661545989" name="Picture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1545989" name="Picture 661545989"/>
                      <pic:cNvPicPr/>
                    </pic:nvPicPr>
                    <pic:blipFill>
                      <a:blip r:embed="rId4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6276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6094AC0" w14:textId="1BE1A33D" w:rsidR="00746602" w:rsidDel="00502560" w:rsidRDefault="00746602">
      <w:pPr>
        <w:pStyle w:val="Heading2"/>
        <w:jc w:val="center"/>
        <w:rPr>
          <w:del w:id="287" w:author="Xu, Haokun" w:date="2026-10-05T17:01:00Z" w16du:dateUtc="2026-10-05T22:01:00Z"/>
        </w:rPr>
        <w:pPrChange w:id="288" w:author="Xu, Haokun" w:date="2026-10-05T17:08:00Z" w16du:dateUtc="2026-10-05T22:08:00Z">
          <w:pPr>
            <w:jc w:val="center"/>
          </w:pPr>
        </w:pPrChange>
      </w:pPr>
      <w:del w:id="289" w:author="Xu, Haokun" w:date="2026-10-05T17:01:00Z" w16du:dateUtc="2026-10-05T22:01:00Z">
        <w:r w:rsidDel="00502560">
          <w:br w:type="page"/>
        </w:r>
      </w:del>
    </w:p>
    <w:p w14:paraId="29671EAF" w14:textId="4B245F58" w:rsidR="00746602" w:rsidDel="00502560" w:rsidRDefault="00746602">
      <w:pPr>
        <w:pStyle w:val="Heading2"/>
        <w:jc w:val="center"/>
        <w:rPr>
          <w:del w:id="290" w:author="Xu, Haokun" w:date="2026-10-05T17:01:00Z" w16du:dateUtc="2026-10-05T22:01:00Z"/>
        </w:rPr>
        <w:pPrChange w:id="291" w:author="Xu, Haokun" w:date="2026-10-05T17:08:00Z" w16du:dateUtc="2026-10-05T22:08:00Z">
          <w:pPr>
            <w:jc w:val="center"/>
          </w:pPr>
        </w:pPrChange>
      </w:pPr>
      <w:del w:id="292" w:author="Xu, Haokun" w:date="2026-10-05T17:01:00Z" w16du:dateUtc="2026-10-05T22:01:00Z">
        <w:r w:rsidDel="00502560">
          <w:delText>Post-Layout Simulation</w:delText>
        </w:r>
      </w:del>
    </w:p>
    <w:p w14:paraId="43B906FB" w14:textId="0E9F90BB" w:rsidR="00746602" w:rsidDel="00502560" w:rsidRDefault="00746602">
      <w:pPr>
        <w:pStyle w:val="Heading2"/>
        <w:jc w:val="center"/>
        <w:rPr>
          <w:del w:id="293" w:author="Xu, Haokun" w:date="2026-10-05T17:01:00Z" w16du:dateUtc="2026-10-05T22:01:00Z"/>
        </w:rPr>
        <w:pPrChange w:id="294" w:author="Xu, Haokun" w:date="2026-10-05T17:08:00Z" w16du:dateUtc="2026-10-05T22:08:00Z">
          <w:pPr>
            <w:jc w:val="center"/>
          </w:pPr>
        </w:pPrChange>
      </w:pPr>
      <w:del w:id="295" w:author="Xu, Haokun" w:date="2026-10-05T17:01:00Z" w16du:dateUtc="2026-10-05T22:01:00Z">
        <w:r w:rsidRPr="00746602" w:rsidDel="00502560">
          <w:rPr>
            <w:noProof/>
          </w:rPr>
          <w:drawing>
            <wp:inline distT="0" distB="0" distL="0" distR="0" wp14:anchorId="51FC0872" wp14:editId="331C1663">
              <wp:extent cx="4931229" cy="3172107"/>
              <wp:effectExtent l="0" t="0" r="0" b="3175"/>
              <wp:docPr id="189311662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3116626" name="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80929" cy="32040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FE78C26" w14:textId="1A80218A" w:rsidR="00746602" w:rsidDel="005C50E5" w:rsidRDefault="00746602">
      <w:pPr>
        <w:pStyle w:val="Heading2"/>
        <w:jc w:val="center"/>
        <w:rPr>
          <w:del w:id="296" w:author="Xu, Haokun" w:date="2026-09-21T21:42:00Z" w16du:dateUtc="2026-09-22T02:42:00Z"/>
        </w:rPr>
        <w:pPrChange w:id="297" w:author="Xu, Haokun" w:date="2026-10-05T17:08:00Z" w16du:dateUtc="2026-10-05T22:08:00Z">
          <w:pPr>
            <w:jc w:val="center"/>
          </w:pPr>
        </w:pPrChange>
      </w:pPr>
      <w:del w:id="298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211D3139" wp14:editId="1E70C698">
              <wp:extent cx="5943600" cy="5514340"/>
              <wp:effectExtent l="0" t="0" r="0" b="0"/>
              <wp:docPr id="526671942" name="Picture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6671942" name="Picture 526671942"/>
                      <pic:cNvPicPr/>
                    </pic:nvPicPr>
                    <pic:blipFill>
                      <a:blip r:embed="rId5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5143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BD28884" w14:textId="77777777" w:rsidR="00746602" w:rsidDel="005C50E5" w:rsidRDefault="00746602">
      <w:pPr>
        <w:pStyle w:val="Heading2"/>
        <w:jc w:val="center"/>
        <w:rPr>
          <w:del w:id="299" w:author="Xu, Haokun" w:date="2026-09-21T21:42:00Z" w16du:dateUtc="2026-09-22T02:42:00Z"/>
        </w:rPr>
        <w:pPrChange w:id="300" w:author="Xu, Haokun" w:date="2026-10-05T17:08:00Z" w16du:dateUtc="2026-10-05T22:08:00Z">
          <w:pPr>
            <w:jc w:val="center"/>
          </w:pPr>
        </w:pPrChange>
      </w:pPr>
    </w:p>
    <w:p w14:paraId="4997E09E" w14:textId="77777777" w:rsidR="00746602" w:rsidDel="005C50E5" w:rsidRDefault="00746602">
      <w:pPr>
        <w:pStyle w:val="Heading2"/>
        <w:jc w:val="center"/>
        <w:rPr>
          <w:del w:id="301" w:author="Xu, Haokun" w:date="2026-09-21T21:42:00Z" w16du:dateUtc="2026-09-22T02:42:00Z"/>
        </w:rPr>
        <w:pPrChange w:id="302" w:author="Xu, Haokun" w:date="2026-10-05T17:08:00Z" w16du:dateUtc="2026-10-05T22:08:00Z">
          <w:pPr>
            <w:jc w:val="center"/>
          </w:pPr>
        </w:pPrChange>
      </w:pPr>
    </w:p>
    <w:p w14:paraId="6A157713" w14:textId="77777777" w:rsidR="00746602" w:rsidDel="005C50E5" w:rsidRDefault="00746602">
      <w:pPr>
        <w:pStyle w:val="Heading2"/>
        <w:jc w:val="center"/>
        <w:rPr>
          <w:del w:id="303" w:author="Xu, Haokun" w:date="2026-09-21T21:42:00Z" w16du:dateUtc="2026-09-22T02:42:00Z"/>
        </w:rPr>
        <w:pPrChange w:id="304" w:author="Xu, Haokun" w:date="2026-10-05T17:08:00Z" w16du:dateUtc="2026-10-05T22:08:00Z">
          <w:pPr>
            <w:jc w:val="center"/>
          </w:pPr>
        </w:pPrChange>
      </w:pPr>
    </w:p>
    <w:p w14:paraId="33AA84EB" w14:textId="4093692C" w:rsidR="00746602" w:rsidDel="00502560" w:rsidRDefault="00746602">
      <w:pPr>
        <w:pStyle w:val="Heading2"/>
        <w:jc w:val="center"/>
        <w:rPr>
          <w:del w:id="305" w:author="Xu, Haokun" w:date="2026-10-05T17:01:00Z" w16du:dateUtc="2026-10-05T22:01:00Z"/>
        </w:rPr>
        <w:pPrChange w:id="306" w:author="Xu, Haokun" w:date="2026-10-05T17:08:00Z" w16du:dateUtc="2026-10-05T22:08:00Z">
          <w:pPr>
            <w:jc w:val="center"/>
          </w:pPr>
        </w:pPrChange>
      </w:pPr>
    </w:p>
    <w:p w14:paraId="20DA0411" w14:textId="7236A61B" w:rsidR="00746602" w:rsidDel="00502560" w:rsidRDefault="00746602">
      <w:pPr>
        <w:pStyle w:val="Heading2"/>
        <w:jc w:val="center"/>
        <w:rPr>
          <w:del w:id="307" w:author="Xu, Haokun" w:date="2026-10-05T17:01:00Z" w16du:dateUtc="2026-10-05T22:01:00Z"/>
        </w:rPr>
        <w:pPrChange w:id="308" w:author="Xu, Haokun" w:date="2026-10-05T17:08:00Z" w16du:dateUtc="2026-10-05T22:08:00Z">
          <w:pPr>
            <w:pStyle w:val="Heading1"/>
            <w:jc w:val="center"/>
          </w:pPr>
        </w:pPrChange>
      </w:pPr>
    </w:p>
    <w:p w14:paraId="722A5CCF" w14:textId="77777777" w:rsidR="00746602" w:rsidDel="005C50E5" w:rsidRDefault="00746602">
      <w:pPr>
        <w:pStyle w:val="Heading2"/>
        <w:jc w:val="center"/>
        <w:rPr>
          <w:del w:id="309" w:author="Xu, Haokun" w:date="2026-09-21T21:42:00Z" w16du:dateUtc="2026-09-22T02:42:00Z"/>
        </w:rPr>
        <w:pPrChange w:id="310" w:author="Xu, Haokun" w:date="2026-10-05T17:08:00Z" w16du:dateUtc="2026-10-05T22:08:00Z">
          <w:pPr>
            <w:jc w:val="center"/>
          </w:pPr>
        </w:pPrChange>
      </w:pPr>
      <w:del w:id="311" w:author="Xu, Haokun" w:date="2026-09-21T21:42:00Z" w16du:dateUtc="2026-09-22T02:42:00Z">
        <w:r w:rsidDel="005C50E5">
          <w:br w:type="page"/>
        </w:r>
      </w:del>
    </w:p>
    <w:p w14:paraId="0B13E093" w14:textId="5694213C" w:rsidR="00746602" w:rsidDel="00502560" w:rsidRDefault="00746602">
      <w:pPr>
        <w:pStyle w:val="Heading2"/>
        <w:jc w:val="center"/>
        <w:rPr>
          <w:del w:id="312" w:author="Xu, Haokun" w:date="2026-10-05T17:01:00Z" w16du:dateUtc="2026-10-05T22:01:00Z"/>
        </w:rPr>
        <w:pPrChange w:id="313" w:author="Xu, Haokun" w:date="2026-10-05T17:08:00Z" w16du:dateUtc="2026-10-05T22:08:00Z">
          <w:pPr>
            <w:pStyle w:val="Heading1"/>
            <w:jc w:val="center"/>
          </w:pPr>
        </w:pPrChange>
      </w:pPr>
      <w:del w:id="314" w:author="Xu, Haokun" w:date="2026-10-05T17:01:00Z" w16du:dateUtc="2026-10-05T22:01:00Z">
        <w:r w:rsidDel="00502560">
          <w:delText>NOR</w:delText>
        </w:r>
      </w:del>
    </w:p>
    <w:p w14:paraId="22AE5399" w14:textId="299FF53D" w:rsidR="00746602" w:rsidDel="00502560" w:rsidRDefault="00746602">
      <w:pPr>
        <w:pStyle w:val="Heading2"/>
        <w:jc w:val="center"/>
        <w:rPr>
          <w:del w:id="315" w:author="Xu, Haokun" w:date="2026-10-05T17:01:00Z" w16du:dateUtc="2026-10-05T22:01:00Z"/>
        </w:rPr>
        <w:pPrChange w:id="316" w:author="Xu, Haokun" w:date="2026-10-05T17:08:00Z" w16du:dateUtc="2026-10-05T22:08:00Z">
          <w:pPr>
            <w:jc w:val="center"/>
          </w:pPr>
        </w:pPrChange>
      </w:pPr>
      <w:del w:id="317" w:author="Xu, Haokun" w:date="2026-10-05T17:01:00Z" w16du:dateUtc="2026-10-05T22:01:00Z">
        <w:r w:rsidDel="00502560">
          <w:delText>Schematic</w:delText>
        </w:r>
      </w:del>
    </w:p>
    <w:p w14:paraId="14C9E73B" w14:textId="41DB525C" w:rsidR="00746602" w:rsidDel="00502560" w:rsidRDefault="00746602">
      <w:pPr>
        <w:pStyle w:val="Heading2"/>
        <w:jc w:val="center"/>
        <w:rPr>
          <w:del w:id="318" w:author="Xu, Haokun" w:date="2026-10-05T17:01:00Z" w16du:dateUtc="2026-10-05T22:01:00Z"/>
        </w:rPr>
        <w:pPrChange w:id="319" w:author="Xu, Haokun" w:date="2026-10-05T17:08:00Z" w16du:dateUtc="2026-10-05T22:08:00Z">
          <w:pPr>
            <w:jc w:val="center"/>
          </w:pPr>
        </w:pPrChange>
      </w:pPr>
      <w:del w:id="320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41585235" wp14:editId="1DC71B8F">
              <wp:extent cx="5943600" cy="7314565"/>
              <wp:effectExtent l="0" t="0" r="0" b="635"/>
              <wp:docPr id="1039737970" name="Picture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39737970" name="Picture 1039737970"/>
                      <pic:cNvPicPr/>
                    </pic:nvPicPr>
                    <pic:blipFill>
                      <a:blip r:embed="rId5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73145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0B88353" w14:textId="3806A5C1" w:rsidR="00746602" w:rsidDel="00502560" w:rsidRDefault="00746602">
      <w:pPr>
        <w:pStyle w:val="Heading2"/>
        <w:jc w:val="center"/>
        <w:rPr>
          <w:del w:id="321" w:author="Xu, Haokun" w:date="2026-10-05T17:01:00Z" w16du:dateUtc="2026-10-05T22:01:00Z"/>
        </w:rPr>
        <w:pPrChange w:id="322" w:author="Xu, Haokun" w:date="2026-10-05T17:08:00Z" w16du:dateUtc="2026-10-05T22:08:00Z">
          <w:pPr>
            <w:jc w:val="center"/>
          </w:pPr>
        </w:pPrChange>
      </w:pPr>
      <w:del w:id="323" w:author="Xu, Haokun" w:date="2026-10-05T17:01:00Z" w16du:dateUtc="2026-10-05T22:01:00Z">
        <w:r w:rsidDel="00502560">
          <w:delText>Simulation Schematic</w:delText>
        </w:r>
      </w:del>
    </w:p>
    <w:p w14:paraId="6192C62A" w14:textId="28B0ADD6" w:rsidR="00746602" w:rsidDel="00502560" w:rsidRDefault="00746602">
      <w:pPr>
        <w:pStyle w:val="Heading2"/>
        <w:jc w:val="center"/>
        <w:rPr>
          <w:del w:id="324" w:author="Xu, Haokun" w:date="2026-10-05T17:01:00Z" w16du:dateUtc="2026-10-05T22:01:00Z"/>
        </w:rPr>
        <w:pPrChange w:id="325" w:author="Xu, Haokun" w:date="2026-10-05T17:08:00Z" w16du:dateUtc="2026-10-05T22:08:00Z">
          <w:pPr>
            <w:jc w:val="center"/>
          </w:pPr>
        </w:pPrChange>
      </w:pPr>
      <w:del w:id="326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1B04A545" wp14:editId="6372A918">
              <wp:extent cx="5943600" cy="3604260"/>
              <wp:effectExtent l="0" t="0" r="0" b="2540"/>
              <wp:docPr id="673064244" name="Picture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73064244" name="Picture 673064244"/>
                      <pic:cNvPicPr/>
                    </pic:nvPicPr>
                    <pic:blipFill>
                      <a:blip r:embed="rId5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6042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6C9303E" w14:textId="19A226FF" w:rsidR="00746602" w:rsidDel="00502560" w:rsidRDefault="00746602">
      <w:pPr>
        <w:pStyle w:val="Heading2"/>
        <w:jc w:val="center"/>
        <w:rPr>
          <w:del w:id="327" w:author="Xu, Haokun" w:date="2026-10-05T17:01:00Z" w16du:dateUtc="2026-10-05T22:01:00Z"/>
        </w:rPr>
        <w:pPrChange w:id="328" w:author="Xu, Haokun" w:date="2026-10-05T17:08:00Z" w16du:dateUtc="2026-10-05T22:08:00Z">
          <w:pPr>
            <w:jc w:val="center"/>
          </w:pPr>
        </w:pPrChange>
      </w:pPr>
      <w:del w:id="329" w:author="Xu, Haokun" w:date="2026-10-05T17:01:00Z" w16du:dateUtc="2026-10-05T22:01:00Z">
        <w:r w:rsidDel="00502560">
          <w:delText>Simulation Results</w:delText>
        </w:r>
      </w:del>
    </w:p>
    <w:p w14:paraId="7F4CA571" w14:textId="3B5985D4" w:rsidR="00746602" w:rsidDel="00502560" w:rsidRDefault="00746602">
      <w:pPr>
        <w:pStyle w:val="Heading2"/>
        <w:jc w:val="center"/>
        <w:rPr>
          <w:del w:id="330" w:author="Xu, Haokun" w:date="2026-10-05T17:01:00Z" w16du:dateUtc="2026-10-05T22:01:00Z"/>
        </w:rPr>
        <w:pPrChange w:id="331" w:author="Xu, Haokun" w:date="2026-10-05T17:08:00Z" w16du:dateUtc="2026-10-05T22:08:00Z">
          <w:pPr>
            <w:jc w:val="center"/>
          </w:pPr>
        </w:pPrChange>
      </w:pPr>
      <w:del w:id="332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3B192AED" wp14:editId="42741FF3">
              <wp:extent cx="5943600" cy="3236595"/>
              <wp:effectExtent l="0" t="0" r="0" b="1905"/>
              <wp:docPr id="710370934" name="Picture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10370934" name="Picture 710370934"/>
                      <pic:cNvPicPr/>
                    </pic:nvPicPr>
                    <pic:blipFill>
                      <a:blip r:embed="rId5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2365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4644EBC" w14:textId="054BB67E" w:rsidR="00746602" w:rsidDel="00502560" w:rsidRDefault="00746602">
      <w:pPr>
        <w:pStyle w:val="Heading2"/>
        <w:jc w:val="center"/>
        <w:rPr>
          <w:del w:id="333" w:author="Xu, Haokun" w:date="2026-10-05T17:01:00Z" w16du:dateUtc="2026-10-05T22:01:00Z"/>
        </w:rPr>
        <w:pPrChange w:id="334" w:author="Xu, Haokun" w:date="2026-10-05T17:08:00Z" w16du:dateUtc="2026-10-05T22:08:00Z">
          <w:pPr>
            <w:jc w:val="center"/>
          </w:pPr>
        </w:pPrChange>
      </w:pPr>
      <w:del w:id="335" w:author="Xu, Haokun" w:date="2026-10-05T17:01:00Z" w16du:dateUtc="2026-10-05T22:01:00Z">
        <w:r w:rsidDel="00502560">
          <w:br w:type="page"/>
        </w:r>
      </w:del>
    </w:p>
    <w:p w14:paraId="3A73E7F9" w14:textId="7EA86278" w:rsidR="00746602" w:rsidDel="00502560" w:rsidRDefault="00746602">
      <w:pPr>
        <w:pStyle w:val="Heading2"/>
        <w:jc w:val="center"/>
        <w:rPr>
          <w:del w:id="336" w:author="Xu, Haokun" w:date="2026-10-05T17:01:00Z" w16du:dateUtc="2026-10-05T22:01:00Z"/>
        </w:rPr>
        <w:pPrChange w:id="337" w:author="Xu, Haokun" w:date="2026-10-05T17:08:00Z" w16du:dateUtc="2026-10-05T22:08:00Z">
          <w:pPr>
            <w:jc w:val="center"/>
          </w:pPr>
        </w:pPrChange>
      </w:pPr>
      <w:del w:id="338" w:author="Xu, Haokun" w:date="2026-10-05T17:01:00Z" w16du:dateUtc="2026-10-05T22:01:00Z">
        <w:r w:rsidDel="00502560">
          <w:delText>Layout</w:delText>
        </w:r>
      </w:del>
    </w:p>
    <w:p w14:paraId="0B9701F8" w14:textId="6E2F5103" w:rsidR="00746602" w:rsidDel="00502560" w:rsidRDefault="00746602">
      <w:pPr>
        <w:pStyle w:val="Heading2"/>
        <w:jc w:val="center"/>
        <w:rPr>
          <w:del w:id="339" w:author="Xu, Haokun" w:date="2026-10-05T17:01:00Z" w16du:dateUtc="2026-10-05T22:01:00Z"/>
        </w:rPr>
        <w:pPrChange w:id="340" w:author="Xu, Haokun" w:date="2026-10-05T17:08:00Z" w16du:dateUtc="2026-10-05T22:08:00Z">
          <w:pPr>
            <w:jc w:val="center"/>
          </w:pPr>
        </w:pPrChange>
      </w:pPr>
      <w:del w:id="341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50411240" wp14:editId="22DC4C6E">
              <wp:extent cx="5943600" cy="4628515"/>
              <wp:effectExtent l="0" t="0" r="0" b="0"/>
              <wp:docPr id="2036611886" name="Picture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36611886" name="Picture 2036611886"/>
                      <pic:cNvPicPr/>
                    </pic:nvPicPr>
                    <pic:blipFill>
                      <a:blip r:embed="rId5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6285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B3337A6" w14:textId="33C2B907" w:rsidR="00746602" w:rsidDel="00502560" w:rsidRDefault="00746602">
      <w:pPr>
        <w:pStyle w:val="Heading2"/>
        <w:jc w:val="center"/>
        <w:rPr>
          <w:del w:id="342" w:author="Xu, Haokun" w:date="2026-10-05T17:01:00Z" w16du:dateUtc="2026-10-05T22:01:00Z"/>
        </w:rPr>
        <w:pPrChange w:id="343" w:author="Xu, Haokun" w:date="2026-10-05T17:08:00Z" w16du:dateUtc="2026-10-05T22:08:00Z">
          <w:pPr>
            <w:jc w:val="center"/>
          </w:pPr>
        </w:pPrChange>
      </w:pPr>
      <w:del w:id="344" w:author="Xu, Haokun" w:date="2026-10-05T17:01:00Z" w16du:dateUtc="2026-10-05T22:01:00Z">
        <w:r w:rsidDel="00502560">
          <w:delText>DRC</w:delText>
        </w:r>
        <w:r w:rsidDel="00502560">
          <w:rPr>
            <w:noProof/>
          </w:rPr>
          <w:drawing>
            <wp:inline distT="0" distB="0" distL="0" distR="0" wp14:anchorId="5AB629F7" wp14:editId="3169C9EC">
              <wp:extent cx="5943600" cy="3107055"/>
              <wp:effectExtent l="0" t="0" r="0" b="4445"/>
              <wp:docPr id="1941894790" name="Picture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41894790" name="Picture 1941894790"/>
                      <pic:cNvPicPr/>
                    </pic:nvPicPr>
                    <pic:blipFill>
                      <a:blip r:embed="rId5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07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6EAA9C1" w14:textId="50411D8E" w:rsidR="00746602" w:rsidDel="00502560" w:rsidRDefault="00746602">
      <w:pPr>
        <w:pStyle w:val="Heading2"/>
        <w:jc w:val="center"/>
        <w:rPr>
          <w:del w:id="345" w:author="Xu, Haokun" w:date="2026-10-05T17:01:00Z" w16du:dateUtc="2026-10-05T22:01:00Z"/>
        </w:rPr>
        <w:pPrChange w:id="346" w:author="Xu, Haokun" w:date="2026-10-05T17:08:00Z" w16du:dateUtc="2026-10-05T22:08:00Z">
          <w:pPr>
            <w:jc w:val="center"/>
          </w:pPr>
        </w:pPrChange>
      </w:pPr>
    </w:p>
    <w:p w14:paraId="637F31C5" w14:textId="404265A6" w:rsidR="00746602" w:rsidDel="00502560" w:rsidRDefault="00746602">
      <w:pPr>
        <w:pStyle w:val="Heading2"/>
        <w:jc w:val="center"/>
        <w:rPr>
          <w:del w:id="347" w:author="Xu, Haokun" w:date="2026-10-05T17:01:00Z" w16du:dateUtc="2026-10-05T22:01:00Z"/>
        </w:rPr>
        <w:pPrChange w:id="348" w:author="Xu, Haokun" w:date="2026-10-05T17:08:00Z" w16du:dateUtc="2026-10-05T22:08:00Z">
          <w:pPr>
            <w:jc w:val="center"/>
          </w:pPr>
        </w:pPrChange>
      </w:pPr>
      <w:del w:id="349" w:author="Xu, Haokun" w:date="2026-10-05T17:01:00Z" w16du:dateUtc="2026-10-05T22:01:00Z">
        <w:r w:rsidDel="00502560">
          <w:delText>LVS</w:delText>
        </w:r>
      </w:del>
    </w:p>
    <w:p w14:paraId="21A5388C" w14:textId="64F87D68" w:rsidR="00746602" w:rsidDel="00502560" w:rsidRDefault="00746602">
      <w:pPr>
        <w:pStyle w:val="Heading2"/>
        <w:jc w:val="center"/>
        <w:rPr>
          <w:del w:id="350" w:author="Xu, Haokun" w:date="2026-10-05T17:01:00Z" w16du:dateUtc="2026-10-05T22:01:00Z"/>
        </w:rPr>
        <w:pPrChange w:id="351" w:author="Xu, Haokun" w:date="2026-10-05T17:08:00Z" w16du:dateUtc="2026-10-05T22:08:00Z">
          <w:pPr>
            <w:jc w:val="center"/>
          </w:pPr>
        </w:pPrChange>
      </w:pPr>
      <w:del w:id="352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380EF89C" wp14:editId="3A6E6C61">
              <wp:extent cx="5943600" cy="3012440"/>
              <wp:effectExtent l="0" t="0" r="0" b="0"/>
              <wp:docPr id="826079704" name="Picture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26079704" name="Picture 826079704"/>
                      <pic:cNvPicPr/>
                    </pic:nvPicPr>
                    <pic:blipFill>
                      <a:blip r:embed="rId5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124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6E611D0" w14:textId="77777777" w:rsidR="00746602" w:rsidDel="005C50E5" w:rsidRDefault="00746602">
      <w:pPr>
        <w:pStyle w:val="Heading2"/>
        <w:jc w:val="center"/>
        <w:rPr>
          <w:del w:id="353" w:author="Xu, Haokun" w:date="2026-09-21T21:42:00Z" w16du:dateUtc="2026-09-22T02:42:00Z"/>
        </w:rPr>
        <w:pPrChange w:id="354" w:author="Xu, Haokun" w:date="2026-10-05T17:08:00Z" w16du:dateUtc="2026-10-05T22:08:00Z">
          <w:pPr>
            <w:jc w:val="center"/>
          </w:pPr>
        </w:pPrChange>
      </w:pPr>
      <w:del w:id="355" w:author="Xu, Haokun" w:date="2026-09-21T21:42:00Z" w16du:dateUtc="2026-09-22T02:42:00Z">
        <w:r w:rsidDel="005C50E5">
          <w:br w:type="page"/>
        </w:r>
      </w:del>
    </w:p>
    <w:p w14:paraId="5A770E80" w14:textId="2BB2194C" w:rsidR="00746602" w:rsidDel="00502560" w:rsidRDefault="00746602">
      <w:pPr>
        <w:pStyle w:val="Heading2"/>
        <w:jc w:val="center"/>
        <w:rPr>
          <w:del w:id="356" w:author="Xu, Haokun" w:date="2026-10-05T17:01:00Z" w16du:dateUtc="2026-10-05T22:01:00Z"/>
        </w:rPr>
        <w:pPrChange w:id="357" w:author="Xu, Haokun" w:date="2026-10-05T17:08:00Z" w16du:dateUtc="2026-10-05T22:08:00Z">
          <w:pPr>
            <w:jc w:val="center"/>
          </w:pPr>
        </w:pPrChange>
      </w:pPr>
      <w:del w:id="358" w:author="Xu, Haokun" w:date="2026-10-05T17:01:00Z" w16du:dateUtc="2026-10-05T22:01:00Z">
        <w:r w:rsidDel="00502560">
          <w:delText>PEX</w:delText>
        </w:r>
      </w:del>
    </w:p>
    <w:p w14:paraId="247434D2" w14:textId="7BAFB531" w:rsidR="00746602" w:rsidDel="00502560" w:rsidRDefault="00746602">
      <w:pPr>
        <w:pStyle w:val="Heading2"/>
        <w:jc w:val="center"/>
        <w:rPr>
          <w:del w:id="359" w:author="Xu, Haokun" w:date="2026-10-05T17:01:00Z" w16du:dateUtc="2026-10-05T22:01:00Z"/>
        </w:rPr>
        <w:pPrChange w:id="360" w:author="Xu, Haokun" w:date="2026-10-05T17:08:00Z" w16du:dateUtc="2026-10-05T22:08:00Z">
          <w:pPr>
            <w:jc w:val="center"/>
          </w:pPr>
        </w:pPrChange>
      </w:pPr>
      <w:del w:id="361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623D1F50" wp14:editId="73EEF63F">
              <wp:extent cx="5943600" cy="2623185"/>
              <wp:effectExtent l="0" t="0" r="0" b="5715"/>
              <wp:docPr id="1912583126" name="Picture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2583126" name="Picture 1912583126"/>
                      <pic:cNvPicPr/>
                    </pic:nvPicPr>
                    <pic:blipFill>
                      <a:blip r:embed="rId5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6231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91B1A7B" w14:textId="77764495" w:rsidR="00746602" w:rsidDel="00502560" w:rsidRDefault="00746602">
      <w:pPr>
        <w:pStyle w:val="Heading2"/>
        <w:jc w:val="center"/>
        <w:rPr>
          <w:del w:id="362" w:author="Xu, Haokun" w:date="2026-10-05T17:01:00Z" w16du:dateUtc="2026-10-05T22:01:00Z"/>
        </w:rPr>
        <w:pPrChange w:id="363" w:author="Xu, Haokun" w:date="2026-10-05T17:08:00Z" w16du:dateUtc="2026-10-05T22:08:00Z">
          <w:pPr>
            <w:jc w:val="center"/>
          </w:pPr>
        </w:pPrChange>
      </w:pPr>
      <w:del w:id="364" w:author="Xu, Haokun" w:date="2026-10-05T17:01:00Z" w16du:dateUtc="2026-10-05T22:01:00Z">
        <w:r w:rsidDel="00502560">
          <w:delText>Post-Layout Simulation</w:delText>
        </w:r>
      </w:del>
    </w:p>
    <w:p w14:paraId="7661AFEF" w14:textId="0DD8323B" w:rsidR="00746602" w:rsidDel="00502560" w:rsidRDefault="00746602">
      <w:pPr>
        <w:pStyle w:val="Heading2"/>
        <w:jc w:val="center"/>
        <w:rPr>
          <w:del w:id="365" w:author="Xu, Haokun" w:date="2026-10-05T17:01:00Z" w16du:dateUtc="2026-10-05T22:01:00Z"/>
        </w:rPr>
        <w:pPrChange w:id="366" w:author="Xu, Haokun" w:date="2026-10-05T17:08:00Z" w16du:dateUtc="2026-10-05T22:08:00Z">
          <w:pPr>
            <w:jc w:val="center"/>
          </w:pPr>
        </w:pPrChange>
      </w:pPr>
      <w:del w:id="367" w:author="Xu, Haokun" w:date="2026-10-05T17:01:00Z" w16du:dateUtc="2026-10-05T22:01:00Z">
        <w:r w:rsidRPr="00746602" w:rsidDel="00502560">
          <w:rPr>
            <w:noProof/>
          </w:rPr>
          <w:drawing>
            <wp:inline distT="0" distB="0" distL="0" distR="0" wp14:anchorId="28BB96FB" wp14:editId="669408D5">
              <wp:extent cx="5943600" cy="3805555"/>
              <wp:effectExtent l="0" t="0" r="0" b="4445"/>
              <wp:docPr id="119387156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93871566" name=""/>
                      <pic:cNvPicPr/>
                    </pic:nvPicPr>
                    <pic:blipFill>
                      <a:blip r:embed="rId5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805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6493CCC" w14:textId="7121DE0B" w:rsidR="00746602" w:rsidDel="00502560" w:rsidRDefault="00746602">
      <w:pPr>
        <w:pStyle w:val="Heading2"/>
        <w:jc w:val="center"/>
        <w:rPr>
          <w:del w:id="368" w:author="Xu, Haokun" w:date="2026-10-05T17:01:00Z" w16du:dateUtc="2026-10-05T22:01:00Z"/>
        </w:rPr>
        <w:pPrChange w:id="369" w:author="Xu, Haokun" w:date="2026-10-05T17:08:00Z" w16du:dateUtc="2026-10-05T22:08:00Z">
          <w:pPr>
            <w:jc w:val="center"/>
          </w:pPr>
        </w:pPrChange>
      </w:pPr>
      <w:del w:id="370" w:author="Xu, Haokun" w:date="2026-10-05T17:01:00Z" w16du:dateUtc="2026-10-05T22:01:00Z">
        <w:r w:rsidDel="00502560">
          <w:rPr>
            <w:noProof/>
          </w:rPr>
          <w:drawing>
            <wp:inline distT="0" distB="0" distL="0" distR="0" wp14:anchorId="6E310E70" wp14:editId="115A7CC3">
              <wp:extent cx="5943600" cy="5626735"/>
              <wp:effectExtent l="0" t="0" r="0" b="0"/>
              <wp:docPr id="775676297" name="Picture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75676297" name="Picture 775676297"/>
                      <pic:cNvPicPr/>
                    </pic:nvPicPr>
                    <pic:blipFill>
                      <a:blip r:embed="rId6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6267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F115A6E" w14:textId="5816303A" w:rsidR="002116A8" w:rsidRDefault="00E21913" w:rsidP="006239CF">
      <w:pPr>
        <w:pStyle w:val="Heading2"/>
        <w:jc w:val="center"/>
        <w:rPr>
          <w:ins w:id="371" w:author="Xu, Haokun" w:date="2026-10-05T22:54:00Z" w16du:dateUtc="2026-10-06T03:54:00Z"/>
        </w:rPr>
      </w:pPr>
      <w:ins w:id="372" w:author="Xu, Haokun" w:date="2026-10-05T22:22:00Z" w16du:dateUtc="2026-10-06T03:22:00Z">
        <w:r>
          <w:rPr>
            <w:noProof/>
          </w:rPr>
          <w:drawing>
            <wp:inline distT="0" distB="0" distL="0" distR="0" wp14:anchorId="616AB8BB" wp14:editId="782DAB06">
              <wp:extent cx="6858000" cy="3987165"/>
              <wp:effectExtent l="0" t="0" r="0" b="635"/>
              <wp:docPr id="718113415" name="Picture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18113415" name="Picture 718113415"/>
                      <pic:cNvPicPr/>
                    </pic:nvPicPr>
                    <pic:blipFill>
                      <a:blip r:embed="rId6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9871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6450326" w14:textId="77777777" w:rsidR="002116A8" w:rsidRDefault="002116A8">
      <w:pPr>
        <w:rPr>
          <w:ins w:id="373" w:author="Xu, Haokun" w:date="2026-10-05T22:54:00Z" w16du:dateUtc="2026-10-06T03:54:00Z"/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ins w:id="374" w:author="Xu, Haokun" w:date="2026-10-05T22:54:00Z" w16du:dateUtc="2026-10-06T03:54:00Z">
        <w:r>
          <w:br w:type="page"/>
        </w:r>
      </w:ins>
    </w:p>
    <w:p w14:paraId="1EDA1DFA" w14:textId="77777777" w:rsidR="002116A8" w:rsidRDefault="002116A8" w:rsidP="006239CF">
      <w:pPr>
        <w:pStyle w:val="Heading2"/>
        <w:jc w:val="center"/>
        <w:rPr>
          <w:ins w:id="375" w:author="Xu, Haokun" w:date="2026-10-05T22:54:00Z" w16du:dateUtc="2026-10-06T03:54:00Z"/>
        </w:rPr>
      </w:pPr>
      <w:ins w:id="376" w:author="Xu, Haokun" w:date="2026-10-05T22:54:00Z" w16du:dateUtc="2026-10-06T03:54:00Z">
        <w:r>
          <w:lastRenderedPageBreak/>
          <w:t>4-Bit Adder Critical Path Analysis</w:t>
        </w:r>
      </w:ins>
    </w:p>
    <w:p w14:paraId="14674030" w14:textId="41F47B93" w:rsidR="00746602" w:rsidRDefault="002116A8" w:rsidP="002116A8">
      <w:pPr>
        <w:rPr>
          <w:ins w:id="377" w:author="Xu, Haokun" w:date="2026-10-05T22:56:00Z" w16du:dateUtc="2026-10-06T03:56:00Z"/>
        </w:rPr>
      </w:pPr>
      <w:ins w:id="378" w:author="Xu, Haokun" w:date="2026-10-05T22:54:00Z" w16du:dateUtc="2026-10-06T03:54:00Z">
        <w:r>
          <w:t xml:space="preserve">To test the critical path propagation delays, I set up two more simulations. One was the “best case,” where </w:t>
        </w:r>
      </w:ins>
      <w:ins w:id="379" w:author="Xu, Haokun" w:date="2026-10-05T22:55:00Z" w16du:dateUtc="2026-10-06T03:55:00Z">
        <w:r w:rsidR="00817D03">
          <w:t xml:space="preserve">A=0000, B=0000, and Cin changes from 0 to 1. </w:t>
        </w:r>
      </w:ins>
      <w:ins w:id="380" w:author="Xu, Haokun" w:date="2026-10-05T23:08:00Z" w16du:dateUtc="2026-10-06T04:08:00Z">
        <w:r w:rsidR="00F26117">
          <w:t>This is the best case because the carry</w:t>
        </w:r>
      </w:ins>
      <w:r w:rsidR="00BE5627">
        <w:t xml:space="preserve"> does not have to propagate, and only S0 updates. </w:t>
      </w:r>
      <w:ins w:id="381" w:author="Xu, Haokun" w:date="2026-10-05T22:55:00Z" w16du:dateUtc="2026-10-06T03:55:00Z">
        <w:r w:rsidR="00817D03">
          <w:t xml:space="preserve">One was the “worst case,” where A=1111, B=0000, and Cin changes from 0 to 1. </w:t>
        </w:r>
      </w:ins>
      <w:ins w:id="382" w:author="Xu, Haokun" w:date="2026-10-05T23:08:00Z" w16du:dateUtc="2026-10-06T04:08:00Z">
        <w:r w:rsidR="00F26117">
          <w:t xml:space="preserve">This is the worst case because the carry </w:t>
        </w:r>
        <w:proofErr w:type="gramStart"/>
        <w:r w:rsidR="00F26117">
          <w:t>has to</w:t>
        </w:r>
        <w:proofErr w:type="gramEnd"/>
        <w:r w:rsidR="00F26117">
          <w:t xml:space="preserve"> ripple through all four full adders.</w:t>
        </w:r>
      </w:ins>
      <w:ins w:id="383" w:author="Xu, Haokun" w:date="2026-10-05T23:00:00Z" w16du:dateUtc="2026-10-06T04:00:00Z">
        <w:r w:rsidR="007F697E">
          <w:t xml:space="preserve"> The worst case resulted in a propagation delay 5x that of the best case (</w:t>
        </w:r>
      </w:ins>
      <w:ins w:id="384" w:author="Xu, Haokun" w:date="2026-10-05T23:05:00Z" w16du:dateUtc="2026-10-06T04:05:00Z">
        <w:r w:rsidR="008547A7">
          <w:t>1</w:t>
        </w:r>
      </w:ins>
      <w:ins w:id="385" w:author="Xu, Haokun" w:date="2026-10-05T23:00:00Z" w16du:dateUtc="2026-10-06T04:00:00Z">
        <w:r w:rsidR="007F697E">
          <w:t xml:space="preserve">ns vs </w:t>
        </w:r>
      </w:ins>
      <w:ins w:id="386" w:author="Xu, Haokun" w:date="2026-10-05T23:05:00Z" w16du:dateUtc="2026-10-06T04:05:00Z">
        <w:r w:rsidR="008547A7">
          <w:t>0.2</w:t>
        </w:r>
      </w:ins>
      <w:ins w:id="387" w:author="Xu, Haokun" w:date="2026-10-05T23:00:00Z" w16du:dateUtc="2026-10-06T04:00:00Z">
        <w:r w:rsidR="007F697E">
          <w:t>ns). Results are shown below.</w:t>
        </w:r>
      </w:ins>
    </w:p>
    <w:p w14:paraId="24369278" w14:textId="77777777" w:rsidR="007F697E" w:rsidRDefault="007F697E">
      <w:pPr>
        <w:rPr>
          <w:ins w:id="388" w:author="Xu, Haokun" w:date="2026-10-05T23:00:00Z" w16du:dateUtc="2026-10-06T04:00:00Z"/>
        </w:rPr>
      </w:pPr>
      <w:ins w:id="389" w:author="Xu, Haokun" w:date="2026-10-05T23:00:00Z" w16du:dateUtc="2026-10-06T04:00:00Z">
        <w:r>
          <w:br w:type="page"/>
        </w:r>
      </w:ins>
    </w:p>
    <w:p w14:paraId="630AE9C7" w14:textId="14CD54B0" w:rsidR="00817D03" w:rsidRDefault="00817D03" w:rsidP="007F697E">
      <w:pPr>
        <w:jc w:val="center"/>
        <w:rPr>
          <w:ins w:id="390" w:author="Xu, Haokun" w:date="2026-10-05T22:56:00Z" w16du:dateUtc="2026-10-06T03:56:00Z"/>
        </w:rPr>
      </w:pPr>
      <w:ins w:id="391" w:author="Xu, Haokun" w:date="2026-10-05T22:56:00Z" w16du:dateUtc="2026-10-06T03:56:00Z">
        <w:r>
          <w:lastRenderedPageBreak/>
          <w:t>Best case setup</w:t>
        </w:r>
      </w:ins>
      <w:ins w:id="392" w:author="Xu, Haokun" w:date="2026-10-05T22:58:00Z" w16du:dateUtc="2026-10-06T03:58:00Z">
        <w:r w:rsidR="007F697E">
          <w:rPr>
            <w:noProof/>
          </w:rPr>
          <w:drawing>
            <wp:inline distT="0" distB="0" distL="0" distR="0" wp14:anchorId="0DF3C751" wp14:editId="44C27AD4">
              <wp:extent cx="6858000" cy="3656965"/>
              <wp:effectExtent l="0" t="0" r="0" b="635"/>
              <wp:docPr id="962379545" name="Picture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62379545" name="Picture 962379545"/>
                      <pic:cNvPicPr/>
                    </pic:nvPicPr>
                    <pic:blipFill>
                      <a:blip r:embed="rId6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6569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D2B17E9" w14:textId="680BDA4A" w:rsidR="00817D03" w:rsidRDefault="00817D03" w:rsidP="00817D03">
      <w:pPr>
        <w:jc w:val="center"/>
        <w:rPr>
          <w:ins w:id="393" w:author="Xu, Haokun" w:date="2026-10-05T22:56:00Z" w16du:dateUtc="2026-10-06T03:56:00Z"/>
        </w:rPr>
      </w:pPr>
      <w:ins w:id="394" w:author="Xu, Haokun" w:date="2026-10-05T22:56:00Z" w16du:dateUtc="2026-10-06T03:56:00Z">
        <w:r>
          <w:t>Best case results</w:t>
        </w:r>
      </w:ins>
    </w:p>
    <w:p w14:paraId="34EC92C4" w14:textId="51A99CD0" w:rsidR="00817D03" w:rsidRDefault="007F697E" w:rsidP="00817D03">
      <w:pPr>
        <w:jc w:val="center"/>
        <w:rPr>
          <w:ins w:id="395" w:author="Xu, Haokun" w:date="2026-10-05T22:56:00Z" w16du:dateUtc="2026-10-06T03:56:00Z"/>
        </w:rPr>
      </w:pPr>
      <w:ins w:id="396" w:author="Xu, Haokun" w:date="2026-10-05T22:59:00Z" w16du:dateUtc="2026-10-06T03:59:00Z">
        <w:r>
          <w:rPr>
            <w:noProof/>
          </w:rPr>
          <w:drawing>
            <wp:inline distT="0" distB="0" distL="0" distR="0" wp14:anchorId="72F1AC27" wp14:editId="18D1D419">
              <wp:extent cx="6858000" cy="4403090"/>
              <wp:effectExtent l="0" t="0" r="0" b="3810"/>
              <wp:docPr id="298929372" name="Picture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98929372" name="Picture 28"/>
                      <pic:cNvPicPr/>
                    </pic:nvPicPr>
                    <pic:blipFill>
                      <a:blip r:embed="rId6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44030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B13FAA" w14:textId="602A4DED" w:rsidR="00817D03" w:rsidRDefault="00817D03" w:rsidP="00817D03">
      <w:pPr>
        <w:jc w:val="center"/>
        <w:rPr>
          <w:ins w:id="397" w:author="Xu, Haokun" w:date="2026-10-05T22:56:00Z" w16du:dateUtc="2026-10-06T03:56:00Z"/>
        </w:rPr>
      </w:pPr>
      <w:ins w:id="398" w:author="Xu, Haokun" w:date="2026-10-05T22:56:00Z" w16du:dateUtc="2026-10-06T03:56:00Z">
        <w:r>
          <w:t>Worst case setup</w:t>
        </w:r>
      </w:ins>
    </w:p>
    <w:p w14:paraId="277F5579" w14:textId="2DBC4F7B" w:rsidR="00817D03" w:rsidRDefault="00817D03" w:rsidP="00817D03">
      <w:pPr>
        <w:jc w:val="center"/>
        <w:rPr>
          <w:ins w:id="399" w:author="Xu, Haokun" w:date="2026-10-05T22:56:00Z" w16du:dateUtc="2026-10-06T03:56:00Z"/>
        </w:rPr>
      </w:pPr>
      <w:ins w:id="400" w:author="Xu, Haokun" w:date="2026-10-05T22:56:00Z" w16du:dateUtc="2026-10-06T03:56:00Z">
        <w:r>
          <w:rPr>
            <w:noProof/>
          </w:rPr>
          <w:lastRenderedPageBreak/>
          <w:drawing>
            <wp:inline distT="0" distB="0" distL="0" distR="0" wp14:anchorId="2C41E233" wp14:editId="3CE0D82C">
              <wp:extent cx="6858000" cy="3831590"/>
              <wp:effectExtent l="0" t="0" r="0" b="3810"/>
              <wp:docPr id="1049850566" name="Picture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49850566" name="Picture 1049850566"/>
                      <pic:cNvPicPr/>
                    </pic:nvPicPr>
                    <pic:blipFill>
                      <a:blip r:embed="rId6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38315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BA404B6" w14:textId="1BB71AA1" w:rsidR="00817D03" w:rsidRDefault="00817D03" w:rsidP="00817D03">
      <w:pPr>
        <w:jc w:val="center"/>
        <w:rPr>
          <w:ins w:id="401" w:author="Xu, Haokun" w:date="2026-10-05T22:56:00Z" w16du:dateUtc="2026-10-06T03:56:00Z"/>
        </w:rPr>
      </w:pPr>
      <w:ins w:id="402" w:author="Xu, Haokun" w:date="2026-10-05T22:56:00Z" w16du:dateUtc="2026-10-06T03:56:00Z">
        <w:r>
          <w:t>Worst case results</w:t>
        </w:r>
      </w:ins>
    </w:p>
    <w:p w14:paraId="701EB1C4" w14:textId="0A1D6A3B" w:rsidR="00817D03" w:rsidRPr="00746602" w:rsidRDefault="007F697E" w:rsidP="00817D03">
      <w:pPr>
        <w:jc w:val="center"/>
      </w:pPr>
      <w:ins w:id="403" w:author="Xu, Haokun" w:date="2026-10-05T22:57:00Z" w16du:dateUtc="2026-10-06T03:57:00Z">
        <w:r>
          <w:rPr>
            <w:noProof/>
          </w:rPr>
          <w:drawing>
            <wp:inline distT="0" distB="0" distL="0" distR="0" wp14:anchorId="258109FD" wp14:editId="7A557E72">
              <wp:extent cx="6858000" cy="4403725"/>
              <wp:effectExtent l="0" t="0" r="0" b="3175"/>
              <wp:docPr id="692669399" name="Picture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2669399" name="Picture 692669399"/>
                      <pic:cNvPicPr/>
                    </pic:nvPicPr>
                    <pic:blipFill>
                      <a:blip r:embed="rId6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44037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817D03" w:rsidRPr="00746602" w:rsidSect="007466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3115F9"/>
    <w:multiLevelType w:val="hybridMultilevel"/>
    <w:tmpl w:val="8A902B46"/>
    <w:lvl w:ilvl="0" w:tplc="C85AC25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35950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Xu, Haokun">
    <w15:presenceInfo w15:providerId="AD" w15:userId="S::haokun.xu@vanderbilt.edu::c2946b48-da57-4e72-a725-f7ae08b7dc6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1D"/>
    <w:rsid w:val="0000796B"/>
    <w:rsid w:val="000149D8"/>
    <w:rsid w:val="000C1140"/>
    <w:rsid w:val="0011433C"/>
    <w:rsid w:val="002116A8"/>
    <w:rsid w:val="00242060"/>
    <w:rsid w:val="002E4FF3"/>
    <w:rsid w:val="003554CD"/>
    <w:rsid w:val="004C3D9F"/>
    <w:rsid w:val="00502560"/>
    <w:rsid w:val="005B6B18"/>
    <w:rsid w:val="005C50E5"/>
    <w:rsid w:val="006239CF"/>
    <w:rsid w:val="00646FD1"/>
    <w:rsid w:val="0068503E"/>
    <w:rsid w:val="006901E7"/>
    <w:rsid w:val="006F2A2B"/>
    <w:rsid w:val="00746602"/>
    <w:rsid w:val="007F697E"/>
    <w:rsid w:val="00817D03"/>
    <w:rsid w:val="008547A7"/>
    <w:rsid w:val="00A76753"/>
    <w:rsid w:val="00A95855"/>
    <w:rsid w:val="00AD6B53"/>
    <w:rsid w:val="00B70600"/>
    <w:rsid w:val="00BE40A7"/>
    <w:rsid w:val="00BE5627"/>
    <w:rsid w:val="00C0230F"/>
    <w:rsid w:val="00DB541D"/>
    <w:rsid w:val="00E21913"/>
    <w:rsid w:val="00E3065B"/>
    <w:rsid w:val="00E77945"/>
    <w:rsid w:val="00F26117"/>
    <w:rsid w:val="00F460CD"/>
    <w:rsid w:val="00F9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F9A9"/>
  <w15:chartTrackingRefBased/>
  <w15:docId w15:val="{3653D900-6E41-F947-96F5-A5F7FB82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1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C50E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958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microsoft.com/office/2011/relationships/people" Target="peop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C9EB04-C313-8E4D-A2AA-CAB257ACA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Haokun</dc:creator>
  <cp:keywords/>
  <dc:description/>
  <cp:lastModifiedBy>Xu, Haokun</cp:lastModifiedBy>
  <cp:revision>7</cp:revision>
  <cp:lastPrinted>2026-10-06T04:07:00Z</cp:lastPrinted>
  <dcterms:created xsi:type="dcterms:W3CDTF">2026-10-06T04:07:00Z</dcterms:created>
  <dcterms:modified xsi:type="dcterms:W3CDTF">2026-10-06T04:09:00Z</dcterms:modified>
</cp:coreProperties>
</file>